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commentRangeStart w:id="1"/>
      <w:r>
        <w:t>UNIVERSITÀ DEGLI STUDI DI BERGAMO</w:t>
      </w:r>
      <w:bookmarkEnd w:id="0"/>
      <w:commentRangeEnd w:id="1"/>
      <w:r>
        <w:commentReference w:id="1"/>
      </w:r>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647441AE"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hyperlink r:id="rId15" w:tooltip="Vai al sito del dipartimento" w:history="1">
              <w:r w:rsidR="00052F01" w:rsidRPr="00052F01">
                <w:rPr>
                  <w:rFonts w:ascii="Times New Roman" w:hAnsi="Times New Roman"/>
                  <w:sz w:val="28"/>
                  <w:szCs w:val="28"/>
                </w:rPr>
                <w:t>Ingegneria Gestionale, dell'Informazione e della Produzione</w:t>
              </w:r>
            </w:hyperlink>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5735A8D"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r>
            <w:r w:rsidR="00052F01">
              <w:rPr>
                <w:rFonts w:ascii="Times New Roman" w:hAnsi="Times New Roman"/>
                <w:sz w:val="28"/>
                <w:szCs w:val="28"/>
              </w:rPr>
              <w:t>Ingegneria Informatica</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6AE5E852"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 xml:space="preserve">Classe n. </w:t>
            </w:r>
            <w:r w:rsidR="00516D6D">
              <w:rPr>
                <w:rFonts w:ascii="Times New Roman" w:hAnsi="Times New Roman"/>
                <w:sz w:val="28"/>
                <w:szCs w:val="28"/>
              </w:rPr>
              <w:t>L-8</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5E485CAC" w:rsidR="009637CD" w:rsidRDefault="009637CD">
      <w:pPr>
        <w:rPr>
          <w:rFonts w:ascii="Times New Roman" w:hAnsi="Times New Roman"/>
        </w:rPr>
      </w:pPr>
    </w:p>
    <w:p w14:paraId="1562ECCD" w14:textId="64129C00" w:rsidR="009637CD" w:rsidRPr="007B31C8" w:rsidRDefault="00D27D4C">
      <w:pPr>
        <w:rPr>
          <w:rFonts w:ascii="Times New Roman" w:hAnsi="Times New Roman"/>
        </w:rPr>
      </w:pPr>
      <w:del w:id="2" w:author="LARA LONGHI" w:date="2024-08-07T10:31:00Z" w16du:dateUtc="2024-08-07T08:31:00Z">
        <w:r w:rsidDel="00D27D4C">
          <w:rPr>
            <w:rFonts w:ascii="Times New Roman" w:hAnsi="Times New Roman"/>
            <w:noProof/>
          </w:rPr>
          <mc:AlternateContent>
            <mc:Choice Requires="wps">
              <w:drawing>
                <wp:anchor distT="0" distB="0" distL="114300" distR="114300" simplePos="0" relativeHeight="251658242" behindDoc="0" locked="0" layoutInCell="1" allowOverlap="1" wp14:anchorId="42533091" wp14:editId="38F79F17">
                  <wp:simplePos x="0" y="0"/>
                  <wp:positionH relativeFrom="column">
                    <wp:posOffset>-292735</wp:posOffset>
                  </wp:positionH>
                  <wp:positionV relativeFrom="paragraph">
                    <wp:posOffset>125095</wp:posOffset>
                  </wp:positionV>
                  <wp:extent cx="5715000" cy="533400"/>
                  <wp:effectExtent l="0" t="0" r="0" b="0"/>
                  <wp:wrapNone/>
                  <wp:docPr id="1332013051"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A78CA" id="Rettangolo 6" o:spid="_x0000_s1026" alt="&quot;&quot;" style="position:absolute;margin-left:-23.05pt;margin-top:9.85pt;width:450pt;height:42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" fillcolor="white [3212]" stroked="f" strokeweight="1pt"/>
              </w:pict>
            </mc:Fallback>
          </mc:AlternateContent>
        </w:r>
      </w:del>
    </w:p>
    <w:p w14:paraId="0F233FC7" w14:textId="77777777" w:rsidR="00DA6F3F" w:rsidRDefault="00DA6F3F">
      <w:pPr>
        <w:pStyle w:val="Titolosommario"/>
      </w:pPr>
    </w:p>
    <w:p w14:paraId="56527DD3" w14:textId="70657DFB" w:rsidR="00DA6F3F" w:rsidRDefault="00E974E4">
      <w:pPr>
        <w:pStyle w:val="Titolosommario"/>
      </w:pPr>
      <w:r>
        <w:rPr>
          <w:noProof/>
        </w:rPr>
        <mc:AlternateContent>
          <mc:Choice Requires="wps">
            <w:drawing>
              <wp:anchor distT="0" distB="0" distL="114300" distR="114300" simplePos="0" relativeHeight="251658240" behindDoc="0" locked="0" layoutInCell="1" allowOverlap="1" wp14:anchorId="47CDE645" wp14:editId="218E705D">
                <wp:simplePos x="0" y="0"/>
                <wp:positionH relativeFrom="column">
                  <wp:posOffset>-34290</wp:posOffset>
                </wp:positionH>
                <wp:positionV relativeFrom="paragraph">
                  <wp:posOffset>7957185</wp:posOffset>
                </wp:positionV>
                <wp:extent cx="201295" cy="180340"/>
                <wp:effectExtent l="7620" t="0" r="635" b="635"/>
                <wp:wrapNone/>
                <wp:docPr id="1982393696" name="Oval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C4FE1A" id="Oval 2" o:spid="_x0000_s1026" alt="&quot;&quot;" style="position:absolute;margin-left:-2.7pt;margin-top:626.55pt;width:15.85pt;height:1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del w:id="3" w:author="LARA LONGHI" w:date="2024-08-07T10:30:00Z" w16du:dateUtc="2024-08-07T08:30:00Z">
        <w:r w:rsidR="00697290" w:rsidDel="00D27D4C">
          <w:rPr>
            <w:rFonts w:ascii="Times New Roman" w:hAnsi="Times New Roman"/>
            <w:noProof/>
          </w:rPr>
          <w:lastRenderedPageBreak/>
          <mc:AlternateContent>
            <mc:Choice Requires="wps">
              <w:drawing>
                <wp:anchor distT="0" distB="0" distL="114300" distR="114300" simplePos="0" relativeHeight="251658243" behindDoc="0" locked="0" layoutInCell="1" allowOverlap="1" wp14:anchorId="36E8087A" wp14:editId="009F0989">
                  <wp:simplePos x="0" y="0"/>
                  <wp:positionH relativeFrom="column">
                    <wp:posOffset>-194310</wp:posOffset>
                  </wp:positionH>
                  <wp:positionV relativeFrom="page">
                    <wp:posOffset>285750</wp:posOffset>
                  </wp:positionV>
                  <wp:extent cx="5715000" cy="533400"/>
                  <wp:effectExtent l="0" t="0" r="0" b="0"/>
                  <wp:wrapNone/>
                  <wp:docPr id="1188023968"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2881E" id="Rettangolo 6" o:spid="_x0000_s1026" alt="&quot;&quot;" style="position:absolute;margin-left:-15.3pt;margin-top:22.5pt;width:450pt;height:42pt;z-index:25165824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" fillcolor="white [3212]" stroked="f" strokeweight="1pt">
                  <w10:wrap anchory="page"/>
                </v:rect>
              </w:pict>
            </mc:Fallback>
          </mc:AlternateContent>
        </w:r>
      </w:del>
      <w:r w:rsidR="00DA6F3F">
        <w:tab/>
      </w:r>
      <w:r w:rsidR="00DA6F3F">
        <w:tab/>
      </w:r>
    </w:p>
    <w:p w14:paraId="35B1DAE6" w14:textId="77777777" w:rsidR="00DA6F3F" w:rsidRDefault="00DA6F3F" w:rsidP="00DA6F3F">
      <w:pPr>
        <w:rPr>
          <w:lang w:eastAsia="it-IT"/>
        </w:rPr>
      </w:pPr>
    </w:p>
    <w:p w14:paraId="16E3B1A5" w14:textId="77777777" w:rsidR="00004ABB" w:rsidRDefault="00004ABB" w:rsidP="00DA6F3F">
      <w:pPr>
        <w:rPr>
          <w:lang w:eastAsia="it-IT"/>
        </w:rPr>
      </w:pPr>
    </w:p>
    <w:p w14:paraId="284AC18D" w14:textId="77777777" w:rsidR="00004ABB" w:rsidRDefault="00004ABB" w:rsidP="00DA6F3F">
      <w:pPr>
        <w:rPr>
          <w:lang w:eastAsia="it-IT"/>
        </w:rPr>
      </w:pPr>
    </w:p>
    <w:p w14:paraId="530618ED" w14:textId="77777777" w:rsidR="00004ABB" w:rsidRDefault="00004ABB" w:rsidP="00DA6F3F">
      <w:pPr>
        <w:rPr>
          <w:lang w:eastAsia="it-IT"/>
        </w:rPr>
      </w:pPr>
    </w:p>
    <w:p w14:paraId="03277BD4" w14:textId="3347670F" w:rsidR="00DA6F3F" w:rsidRDefault="00DA6F3F" w:rsidP="00DA6F3F">
      <w:pPr>
        <w:rPr>
          <w:lang w:eastAsia="it-IT"/>
        </w:rPr>
      </w:pPr>
    </w:p>
    <w:p w14:paraId="1CC6386D" w14:textId="77777777" w:rsidR="00DA6F3F" w:rsidRDefault="00DA6F3F" w:rsidP="00DA6F3F">
      <w:pPr>
        <w:rPr>
          <w:lang w:eastAsia="it-IT"/>
        </w:rPr>
      </w:pPr>
    </w:p>
    <w:p w14:paraId="58E4DEFF" w14:textId="77777777" w:rsidR="00004ABB"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007F5582" w:rsidRPr="007F5582">
        <w:rPr>
          <w:rFonts w:ascii="Times New Roman" w:hAnsi="Times New Roman"/>
          <w:i/>
          <w:iCs/>
          <w:sz w:val="24"/>
          <w:szCs w:val="24"/>
          <w:lang w:eastAsia="it-IT"/>
        </w:rPr>
        <w:t>A tutti coloro</w:t>
      </w:r>
    </w:p>
    <w:p w14:paraId="75F20002"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che hanno creduto in me</w:t>
      </w:r>
    </w:p>
    <w:p w14:paraId="2B49AF7D"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quando nemmeno io</w:t>
      </w:r>
    </w:p>
    <w:p w14:paraId="7B6F8137" w14:textId="5FF73F71" w:rsidR="00DA6F3F" w:rsidRPr="00DA6F3F" w:rsidDel="003225B8" w:rsidRDefault="007F5582" w:rsidP="00D82E9E">
      <w:pPr>
        <w:jc w:val="right"/>
        <w:rPr>
          <w:del w:id="4" w:author="LARA LONGHI" w:date="2024-08-07T10:21:00Z" w16du:dateUtc="2024-08-07T08:21:00Z"/>
          <w:rFonts w:ascii="Times New Roman" w:hAnsi="Times New Roman"/>
          <w:i/>
          <w:iCs/>
          <w:sz w:val="24"/>
          <w:szCs w:val="24"/>
          <w:lang w:eastAsia="it-IT"/>
        </w:rPr>
      </w:pPr>
      <w:r w:rsidRPr="007F5582">
        <w:rPr>
          <w:rFonts w:ascii="Times New Roman" w:hAnsi="Times New Roman"/>
          <w:i/>
          <w:iCs/>
          <w:sz w:val="24"/>
          <w:szCs w:val="24"/>
          <w:lang w:eastAsia="it-IT"/>
        </w:rPr>
        <w:t xml:space="preserve"> ci riuscivo</w:t>
      </w:r>
    </w:p>
    <w:p w14:paraId="7FBD2718" w14:textId="0B235250" w:rsidR="009375BD" w:rsidDel="003225B8" w:rsidRDefault="00E72973" w:rsidP="0065694E">
      <w:pPr>
        <w:rPr>
          <w:del w:id="5" w:author="LARA LONGHI" w:date="2024-08-07T10:21:00Z" w16du:dateUtc="2024-08-07T08:21:00Z"/>
          <w:rFonts w:ascii="Times New Roman" w:hAnsi="Times New Roman"/>
          <w:b/>
          <w:bCs/>
          <w:i/>
          <w:iCs/>
          <w:sz w:val="24"/>
          <w:szCs w:val="24"/>
        </w:rPr>
      </w:pPr>
      <w:del w:id="6" w:author="LARA LONGHI" w:date="2024-08-07T10:10:00Z" w16du:dateUtc="2024-08-07T08:10:00Z">
        <w:r w:rsidDel="00FE238C">
          <w:rPr>
            <w:rFonts w:ascii="Times New Roman" w:hAnsi="Times New Roman"/>
            <w:b/>
            <w:bCs/>
            <w:i/>
            <w:iCs/>
            <w:noProof/>
            <w:sz w:val="24"/>
            <w:szCs w:val="24"/>
          </w:rPr>
          <mc:AlternateContent>
            <mc:Choice Requires="wps">
              <w:drawing>
                <wp:anchor distT="0" distB="0" distL="114300" distR="114300" simplePos="0" relativeHeight="251658248" behindDoc="0" locked="0" layoutInCell="1" allowOverlap="1" wp14:anchorId="72D4E630" wp14:editId="651978F6">
                  <wp:simplePos x="0" y="0"/>
                  <wp:positionH relativeFrom="column">
                    <wp:posOffset>5253990</wp:posOffset>
                  </wp:positionH>
                  <wp:positionV relativeFrom="page">
                    <wp:posOffset>9877425</wp:posOffset>
                  </wp:positionV>
                  <wp:extent cx="266700" cy="228600"/>
                  <wp:effectExtent l="0" t="0" r="0" b="0"/>
                  <wp:wrapNone/>
                  <wp:docPr id="2097541267"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1BBA0" id="Rettangolo 7" o:spid="_x0000_s1026" alt="&quot;&quot;" style="position:absolute;margin-left:413.7pt;margin-top:777.75pt;width:21pt;height:18pt;z-index:2516582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" fillcolor="white [3212]" stroked="f" strokeweight="1pt">
                  <w10:wrap anchory="page"/>
                </v:rect>
              </w:pict>
            </mc:Fallback>
          </mc:AlternateContent>
        </w:r>
      </w:del>
      <w:del w:id="7" w:author="LARA LONGHI" w:date="2024-08-07T10:21:00Z" w16du:dateUtc="2024-08-07T08:21:00Z">
        <w:r w:rsidR="00DA6F3F" w:rsidRPr="0065694E" w:rsidDel="003225B8">
          <w:rPr>
            <w:rFonts w:ascii="Times New Roman" w:hAnsi="Times New Roman"/>
            <w:b/>
            <w:bCs/>
            <w:i/>
            <w:iCs/>
            <w:sz w:val="24"/>
            <w:szCs w:val="24"/>
          </w:rPr>
          <w:br w:type="page"/>
        </w:r>
        <w:bookmarkStart w:id="8" w:name="_Toc163838205"/>
      </w:del>
    </w:p>
    <w:p w14:paraId="1691B756" w14:textId="3B06A5E9" w:rsidR="008433CF" w:rsidRPr="0065694E" w:rsidDel="003225B8" w:rsidRDefault="00E72973" w:rsidP="0065694E">
      <w:pPr>
        <w:rPr>
          <w:del w:id="9" w:author="LARA LONGHI" w:date="2024-08-07T10:20:00Z" w16du:dateUtc="2024-08-07T08:20:00Z"/>
          <w:rFonts w:ascii="Times New Roman" w:hAnsi="Times New Roman"/>
          <w:b/>
          <w:bCs/>
          <w:sz w:val="24"/>
          <w:szCs w:val="24"/>
        </w:rPr>
      </w:pPr>
      <w:del w:id="10" w:author="LARA LONGHI" w:date="2024-08-07T10:20:00Z" w16du:dateUtc="2024-08-07T08:20:00Z">
        <w:r w:rsidDel="003225B8">
          <w:rPr>
            <w:rFonts w:ascii="Times New Roman" w:hAnsi="Times New Roman"/>
            <w:b/>
            <w:bCs/>
            <w:i/>
            <w:iCs/>
            <w:noProof/>
            <w:sz w:val="24"/>
            <w:szCs w:val="24"/>
          </w:rPr>
          <mc:AlternateContent>
            <mc:Choice Requires="wps">
              <w:drawing>
                <wp:anchor distT="0" distB="0" distL="114300" distR="114300" simplePos="0" relativeHeight="251658249" behindDoc="0" locked="0" layoutInCell="1" allowOverlap="1" wp14:anchorId="624113C4" wp14:editId="03E0FE4C">
                  <wp:simplePos x="0" y="0"/>
                  <wp:positionH relativeFrom="column">
                    <wp:posOffset>-80010</wp:posOffset>
                  </wp:positionH>
                  <wp:positionV relativeFrom="page">
                    <wp:posOffset>9877425</wp:posOffset>
                  </wp:positionV>
                  <wp:extent cx="266700" cy="228600"/>
                  <wp:effectExtent l="0" t="0" r="0" b="0"/>
                  <wp:wrapNone/>
                  <wp:docPr id="116286816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AB6AC" id="Rettangolo 7" o:spid="_x0000_s1026" alt="&quot;&quot;" style="position:absolute;margin-left:-6.3pt;margin-top:777.75pt;width:21pt;height:18pt;z-index:251658249;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&#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58244" behindDoc="0" locked="0" layoutInCell="1" allowOverlap="1" wp14:anchorId="1EDAAC66" wp14:editId="698858BD">
                  <wp:simplePos x="0" y="0"/>
                  <wp:positionH relativeFrom="column">
                    <wp:posOffset>-165735</wp:posOffset>
                  </wp:positionH>
                  <wp:positionV relativeFrom="page">
                    <wp:posOffset>295275</wp:posOffset>
                  </wp:positionV>
                  <wp:extent cx="5715000" cy="533400"/>
                  <wp:effectExtent l="0" t="0" r="0" b="0"/>
                  <wp:wrapNone/>
                  <wp:docPr id="115560273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CBAD6" id="Rettangolo 6" o:spid="_x0000_s1026" alt="&quot;&quot;" style="position:absolute;margin-left:-13.05pt;margin-top:23.25pt;width:450pt;height:42pt;z-index:2516582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" fillcolor="white [3212]" stroked="f" strokeweight="1pt">
                  <w10:wrap anchory="page"/>
                </v:rect>
              </w:pict>
            </mc:Fallback>
          </mc:AlternateContent>
        </w:r>
        <w:r w:rsidR="009375BD" w:rsidDel="003225B8">
          <w:rPr>
            <w:rFonts w:ascii="Times New Roman" w:hAnsi="Times New Roman"/>
            <w:b/>
            <w:bCs/>
            <w:i/>
            <w:iCs/>
            <w:sz w:val="24"/>
            <w:szCs w:val="24"/>
          </w:rPr>
          <w:br w:type="page"/>
        </w:r>
        <w:r w:rsidDel="003225B8">
          <w:rPr>
            <w:rFonts w:ascii="Times New Roman" w:hAnsi="Times New Roman"/>
            <w:b/>
            <w:bCs/>
            <w:i/>
            <w:iCs/>
            <w:noProof/>
            <w:sz w:val="24"/>
            <w:szCs w:val="24"/>
          </w:rPr>
          <mc:AlternateContent>
            <mc:Choice Requires="wps">
              <w:drawing>
                <wp:anchor distT="0" distB="0" distL="114300" distR="114300" simplePos="0" relativeHeight="251658250" behindDoc="0" locked="0" layoutInCell="1" allowOverlap="1" wp14:anchorId="270F0A97" wp14:editId="2EC12E2B">
                  <wp:simplePos x="0" y="0"/>
                  <wp:positionH relativeFrom="column">
                    <wp:posOffset>5215890</wp:posOffset>
                  </wp:positionH>
                  <wp:positionV relativeFrom="page">
                    <wp:posOffset>9848850</wp:posOffset>
                  </wp:positionV>
                  <wp:extent cx="266700" cy="228600"/>
                  <wp:effectExtent l="0" t="0" r="0" b="0"/>
                  <wp:wrapNone/>
                  <wp:docPr id="293355788"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63F39" id="Rettangolo 7" o:spid="_x0000_s1026" alt="&quot;&quot;" style="position:absolute;margin-left:410.7pt;margin-top:775.5pt;width:21pt;height:18pt;z-index:25165825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&#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58245" behindDoc="0" locked="0" layoutInCell="1" allowOverlap="1" wp14:anchorId="7111FD61" wp14:editId="70681144">
                  <wp:simplePos x="0" y="0"/>
                  <wp:positionH relativeFrom="column">
                    <wp:posOffset>-3810</wp:posOffset>
                  </wp:positionH>
                  <wp:positionV relativeFrom="page">
                    <wp:posOffset>276225</wp:posOffset>
                  </wp:positionV>
                  <wp:extent cx="5715000" cy="533400"/>
                  <wp:effectExtent l="0" t="0" r="0" b="0"/>
                  <wp:wrapNone/>
                  <wp:docPr id="98408228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B60DB" id="Rettangolo 6" o:spid="_x0000_s1026" alt="&quot;&quot;" style="position:absolute;margin-left:-.3pt;margin-top:21.75pt;width:450pt;height:42pt;z-index:251658245;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" fillcolor="white [3212]" stroked="f" strokeweight="1pt">
                  <w10:wrap anchory="page"/>
                </v:rect>
              </w:pict>
            </mc:Fallback>
          </mc:AlternateContent>
        </w:r>
        <w:r w:rsidR="008433CF" w:rsidRPr="0065694E" w:rsidDel="003225B8">
          <w:rPr>
            <w:rFonts w:ascii="Times New Roman" w:hAnsi="Times New Roman"/>
            <w:b/>
            <w:bCs/>
            <w:sz w:val="24"/>
            <w:szCs w:val="24"/>
          </w:rPr>
          <w:delText>Ringraziamenti</w:delText>
        </w:r>
        <w:bookmarkEnd w:id="8"/>
      </w:del>
    </w:p>
    <w:p w14:paraId="381BDF47" w14:textId="33161AF8" w:rsidR="00E84FE8" w:rsidRDefault="00E84FE8">
      <w:pPr>
        <w:jc w:val="right"/>
        <w:sectPr w:rsidR="00E84FE8" w:rsidSect="003555F0">
          <w:headerReference w:type="even" r:id="rId16"/>
          <w:headerReference w:type="default" r:id="rId17"/>
          <w:footerReference w:type="even" r:id="rId18"/>
          <w:footerReference w:type="default" r:id="rId19"/>
          <w:footerReference w:type="first" r:id="rId20"/>
          <w:pgSz w:w="11906" w:h="16838"/>
          <w:pgMar w:top="1701" w:right="1701" w:bottom="1701" w:left="1701" w:header="709" w:footer="709" w:gutter="0"/>
          <w:cols w:space="708"/>
          <w:titlePg/>
          <w:docGrid w:linePitch="360"/>
        </w:sectPr>
        <w:pPrChange w:id="15" w:author="LARA LONGHI" w:date="2024-08-07T10:21:00Z" w16du:dateUtc="2024-08-07T08:21:00Z">
          <w:pPr>
            <w:pStyle w:val="Titolo"/>
            <w:spacing w:after="240"/>
            <w:jc w:val="left"/>
            <w:outlineLvl w:val="0"/>
          </w:pPr>
        </w:pPrChange>
      </w:pPr>
    </w:p>
    <w:p w14:paraId="434A000B" w14:textId="0E092DD0" w:rsidR="008716E0" w:rsidRDefault="00E72973" w:rsidP="00615999">
      <w:pPr>
        <w:pStyle w:val="Titolo"/>
        <w:spacing w:after="240"/>
        <w:jc w:val="left"/>
        <w:outlineLvl w:val="0"/>
        <w:rPr>
          <w:sz w:val="24"/>
        </w:rPr>
        <w:sectPr w:rsidR="008716E0" w:rsidSect="008716E0">
          <w:headerReference w:type="even" r:id="rId21"/>
          <w:footerReference w:type="even" r:id="rId22"/>
          <w:pgSz w:w="11906" w:h="16838" w:code="9"/>
          <w:pgMar w:top="1701" w:right="1701" w:bottom="1701" w:left="1701" w:header="709" w:footer="709" w:gutter="0"/>
          <w:cols w:space="708"/>
          <w:docGrid w:linePitch="360"/>
        </w:sectPr>
      </w:pPr>
      <w:del w:id="18" w:author="LARA LONGHI" w:date="2024-08-07T10:29:00Z" w16du:dateUtc="2024-08-07T08:29:00Z">
        <w:r w:rsidDel="00281D6B">
          <w:rPr>
            <w:b/>
            <w:bCs/>
            <w:i/>
            <w:iCs/>
            <w:noProof/>
            <w:sz w:val="24"/>
          </w:rPr>
          <w:lastRenderedPageBreak/>
          <mc:AlternateContent>
            <mc:Choice Requires="wps">
              <w:drawing>
                <wp:anchor distT="0" distB="0" distL="114300" distR="114300" simplePos="0" relativeHeight="251658251" behindDoc="0" locked="0" layoutInCell="1" allowOverlap="1" wp14:anchorId="65DD7AD6" wp14:editId="5CF2AB44">
                  <wp:simplePos x="0" y="0"/>
                  <wp:positionH relativeFrom="column">
                    <wp:posOffset>-137160</wp:posOffset>
                  </wp:positionH>
                  <wp:positionV relativeFrom="page">
                    <wp:posOffset>9848850</wp:posOffset>
                  </wp:positionV>
                  <wp:extent cx="266700" cy="228600"/>
                  <wp:effectExtent l="0" t="0" r="0" b="0"/>
                  <wp:wrapNone/>
                  <wp:docPr id="43635589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C9DB0" id="Rettangolo 7" o:spid="_x0000_s1026" alt="&quot;&quot;" style="position:absolute;margin-left:-10.8pt;margin-top:775.5pt;width:21pt;height:18pt;z-index:251658251;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" fillcolor="white [3212]" stroked="f" strokeweight="1pt">
                  <w10:wrap anchory="page"/>
                </v:rect>
              </w:pict>
            </mc:Fallback>
          </mc:AlternateContent>
        </w:r>
        <w:r w:rsidR="00697290" w:rsidDel="00281D6B">
          <w:rPr>
            <w:noProof/>
          </w:rPr>
          <mc:AlternateContent>
            <mc:Choice Requires="wps">
              <w:drawing>
                <wp:anchor distT="0" distB="0" distL="114300" distR="114300" simplePos="0" relativeHeight="251658246" behindDoc="0" locked="0" layoutInCell="1" allowOverlap="1" wp14:anchorId="19A1AD26" wp14:editId="112F4F58">
                  <wp:simplePos x="0" y="0"/>
                  <wp:positionH relativeFrom="column">
                    <wp:posOffset>-184785</wp:posOffset>
                  </wp:positionH>
                  <wp:positionV relativeFrom="page">
                    <wp:posOffset>276225</wp:posOffset>
                  </wp:positionV>
                  <wp:extent cx="5715000" cy="533400"/>
                  <wp:effectExtent l="0" t="0" r="0" b="0"/>
                  <wp:wrapNone/>
                  <wp:docPr id="602719063"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1E718" id="Rettangolo 6" o:spid="_x0000_s1026" alt="&quot;&quot;" style="position:absolute;margin-left:-14.55pt;margin-top:21.75pt;width:450pt;height:42pt;z-index:25165824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" fillcolor="white [3212]" stroked="f" strokeweight="1pt">
                  <w10:wrap anchory="page"/>
                </v:rect>
              </w:pict>
            </mc:Fallback>
          </mc:AlternateContent>
        </w:r>
        <w:r w:rsidR="009375BD" w:rsidDel="00281D6B">
          <w:rPr>
            <w:sz w:val="24"/>
          </w:rPr>
          <w:br w:type="page"/>
        </w:r>
      </w:del>
    </w:p>
    <w:p w14:paraId="615EA34B" w14:textId="77777777" w:rsidR="00B156FB" w:rsidRDefault="00697290" w:rsidP="007531C4">
      <w:pPr>
        <w:pStyle w:val="Titolo"/>
        <w:spacing w:after="240"/>
        <w:jc w:val="left"/>
        <w:outlineLvl w:val="0"/>
        <w:rPr>
          <w:noProof/>
        </w:rPr>
      </w:pPr>
      <w:del w:id="19" w:author="LARA LONGHI" w:date="2024-08-07T10:30:00Z" w16du:dateUtc="2024-08-07T08:30:00Z">
        <w:r w:rsidDel="00D27D4C">
          <w:rPr>
            <w:noProof/>
          </w:rPr>
          <w:lastRenderedPageBreak/>
          <mc:AlternateContent>
            <mc:Choice Requires="wps">
              <w:drawing>
                <wp:anchor distT="0" distB="0" distL="114300" distR="114300" simplePos="0" relativeHeight="251658247" behindDoc="0" locked="0" layoutInCell="1" allowOverlap="1" wp14:anchorId="4F9AB0AF" wp14:editId="2115E783">
                  <wp:simplePos x="0" y="0"/>
                  <wp:positionH relativeFrom="column">
                    <wp:posOffset>-123825</wp:posOffset>
                  </wp:positionH>
                  <wp:positionV relativeFrom="paragraph">
                    <wp:posOffset>-752475</wp:posOffset>
                  </wp:positionV>
                  <wp:extent cx="5715000" cy="533400"/>
                  <wp:effectExtent l="0" t="0" r="0" b="0"/>
                  <wp:wrapNone/>
                  <wp:docPr id="1254199819"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C09A1" id="Rettangolo 6" o:spid="_x0000_s1026" alt="&quot;&quot;" style="position:absolute;margin-left:-9.75pt;margin-top:-59.25pt;width:450pt;height:42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" fillcolor="white [3212]" stroked="f" strokeweight="1pt"/>
              </w:pict>
            </mc:Fallback>
          </mc:AlternateContent>
        </w:r>
      </w:del>
      <w:r w:rsidR="008433CF" w:rsidRPr="0065694E">
        <w:rPr>
          <w:b/>
          <w:bCs/>
          <w:sz w:val="28"/>
          <w:szCs w:val="28"/>
        </w:rPr>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06AB5AC0" w14:textId="7F808DAE"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156" w:history="1">
        <w:r w:rsidR="00B156FB" w:rsidRPr="00531F48">
          <w:rPr>
            <w:rStyle w:val="Collegamentoipertestuale"/>
            <w:noProof/>
          </w:rPr>
          <w:t>Introduzione</w:t>
        </w:r>
        <w:r w:rsidR="00B156FB">
          <w:rPr>
            <w:noProof/>
            <w:webHidden/>
          </w:rPr>
          <w:tab/>
        </w:r>
        <w:r w:rsidR="00B156FB">
          <w:rPr>
            <w:noProof/>
            <w:webHidden/>
          </w:rPr>
          <w:fldChar w:fldCharType="begin"/>
        </w:r>
        <w:r w:rsidR="00B156FB">
          <w:rPr>
            <w:noProof/>
            <w:webHidden/>
          </w:rPr>
          <w:instrText xml:space="preserve"> PAGEREF _Toc175647156 \h </w:instrText>
        </w:r>
        <w:r w:rsidR="00B156FB">
          <w:rPr>
            <w:noProof/>
            <w:webHidden/>
          </w:rPr>
        </w:r>
        <w:r w:rsidR="00B156FB">
          <w:rPr>
            <w:noProof/>
            <w:webHidden/>
          </w:rPr>
          <w:fldChar w:fldCharType="separate"/>
        </w:r>
        <w:r w:rsidR="000C1205">
          <w:rPr>
            <w:noProof/>
            <w:webHidden/>
          </w:rPr>
          <w:t>7</w:t>
        </w:r>
        <w:r w:rsidR="00B156FB">
          <w:rPr>
            <w:noProof/>
            <w:webHidden/>
          </w:rPr>
          <w:fldChar w:fldCharType="end"/>
        </w:r>
      </w:hyperlink>
    </w:p>
    <w:p w14:paraId="76C53DCE" w14:textId="0A5DE6DD"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57" w:history="1">
        <w:r w:rsidR="00B156FB" w:rsidRPr="00531F48">
          <w:rPr>
            <w:rStyle w:val="Collegamentoipertestuale"/>
            <w:noProof/>
          </w:rPr>
          <w:t>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Cos’è l’ansia</w:t>
        </w:r>
        <w:r w:rsidR="00B156FB">
          <w:rPr>
            <w:noProof/>
            <w:webHidden/>
          </w:rPr>
          <w:tab/>
        </w:r>
        <w:r w:rsidR="00B156FB">
          <w:rPr>
            <w:noProof/>
            <w:webHidden/>
          </w:rPr>
          <w:fldChar w:fldCharType="begin"/>
        </w:r>
        <w:r w:rsidR="00B156FB">
          <w:rPr>
            <w:noProof/>
            <w:webHidden/>
          </w:rPr>
          <w:instrText xml:space="preserve"> PAGEREF _Toc175647157 \h </w:instrText>
        </w:r>
        <w:r w:rsidR="00B156FB">
          <w:rPr>
            <w:noProof/>
            <w:webHidden/>
          </w:rPr>
        </w:r>
        <w:r w:rsidR="00B156FB">
          <w:rPr>
            <w:noProof/>
            <w:webHidden/>
          </w:rPr>
          <w:fldChar w:fldCharType="separate"/>
        </w:r>
        <w:r w:rsidR="000C1205">
          <w:rPr>
            <w:noProof/>
            <w:webHidden/>
          </w:rPr>
          <w:t>7</w:t>
        </w:r>
        <w:r w:rsidR="00B156FB">
          <w:rPr>
            <w:noProof/>
            <w:webHidden/>
          </w:rPr>
          <w:fldChar w:fldCharType="end"/>
        </w:r>
      </w:hyperlink>
    </w:p>
    <w:p w14:paraId="07E101AC" w14:textId="59A9FE82"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159" w:history="1">
        <w:r w:rsidR="00B156FB" w:rsidRPr="00531F48">
          <w:rPr>
            <w:rStyle w:val="Collegamentoipertestuale"/>
            <w:noProof/>
          </w:rPr>
          <w:t>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Attività di ricerca</w:t>
        </w:r>
        <w:r w:rsidR="00B156FB">
          <w:rPr>
            <w:noProof/>
            <w:webHidden/>
          </w:rPr>
          <w:tab/>
        </w:r>
        <w:r w:rsidR="00B156FB">
          <w:rPr>
            <w:noProof/>
            <w:webHidden/>
          </w:rPr>
          <w:fldChar w:fldCharType="begin"/>
        </w:r>
        <w:r w:rsidR="00B156FB">
          <w:rPr>
            <w:noProof/>
            <w:webHidden/>
          </w:rPr>
          <w:instrText xml:space="preserve"> PAGEREF _Toc175647159 \h </w:instrText>
        </w:r>
        <w:r w:rsidR="00B156FB">
          <w:rPr>
            <w:noProof/>
            <w:webHidden/>
          </w:rPr>
        </w:r>
        <w:r w:rsidR="00B156FB">
          <w:rPr>
            <w:noProof/>
            <w:webHidden/>
          </w:rPr>
          <w:fldChar w:fldCharType="separate"/>
        </w:r>
        <w:r w:rsidR="000C1205">
          <w:rPr>
            <w:noProof/>
            <w:webHidden/>
          </w:rPr>
          <w:t>9</w:t>
        </w:r>
        <w:r w:rsidR="00B156FB">
          <w:rPr>
            <w:noProof/>
            <w:webHidden/>
          </w:rPr>
          <w:fldChar w:fldCharType="end"/>
        </w:r>
      </w:hyperlink>
    </w:p>
    <w:p w14:paraId="5E09E472" w14:textId="2E72C9EE"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0" w:history="1">
        <w:r w:rsidR="00B156FB" w:rsidRPr="00531F48">
          <w:rPr>
            <w:rStyle w:val="Collegamentoipertestuale"/>
            <w:noProof/>
          </w:rPr>
          <w:t>2.1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Raccolta di dati da diversi studi sull'ansia</w:t>
        </w:r>
        <w:r w:rsidR="00B156FB">
          <w:rPr>
            <w:noProof/>
            <w:webHidden/>
          </w:rPr>
          <w:tab/>
        </w:r>
        <w:r w:rsidR="00B156FB">
          <w:rPr>
            <w:noProof/>
            <w:webHidden/>
          </w:rPr>
          <w:fldChar w:fldCharType="begin"/>
        </w:r>
        <w:r w:rsidR="00B156FB">
          <w:rPr>
            <w:noProof/>
            <w:webHidden/>
          </w:rPr>
          <w:instrText xml:space="preserve"> PAGEREF _Toc175647160 \h </w:instrText>
        </w:r>
        <w:r w:rsidR="00B156FB">
          <w:rPr>
            <w:noProof/>
            <w:webHidden/>
          </w:rPr>
        </w:r>
        <w:r w:rsidR="00B156FB">
          <w:rPr>
            <w:noProof/>
            <w:webHidden/>
          </w:rPr>
          <w:fldChar w:fldCharType="separate"/>
        </w:r>
        <w:r w:rsidR="000C1205">
          <w:rPr>
            <w:noProof/>
            <w:webHidden/>
          </w:rPr>
          <w:t>9</w:t>
        </w:r>
        <w:r w:rsidR="00B156FB">
          <w:rPr>
            <w:noProof/>
            <w:webHidden/>
          </w:rPr>
          <w:fldChar w:fldCharType="end"/>
        </w:r>
      </w:hyperlink>
    </w:p>
    <w:p w14:paraId="3C8DD5C3" w14:textId="5CBE21AD"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1" w:history="1">
        <w:r w:rsidR="00B156FB" w:rsidRPr="00531F48">
          <w:rPr>
            <w:rStyle w:val="Collegamentoipertestuale"/>
            <w:noProof/>
          </w:rPr>
          <w:t>2.2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Analisi dei trend di mercato</w:t>
        </w:r>
        <w:r w:rsidR="00B156FB">
          <w:rPr>
            <w:noProof/>
            <w:webHidden/>
          </w:rPr>
          <w:tab/>
        </w:r>
        <w:r w:rsidR="00B156FB">
          <w:rPr>
            <w:noProof/>
            <w:webHidden/>
          </w:rPr>
          <w:fldChar w:fldCharType="begin"/>
        </w:r>
        <w:r w:rsidR="00B156FB">
          <w:rPr>
            <w:noProof/>
            <w:webHidden/>
          </w:rPr>
          <w:instrText xml:space="preserve"> PAGEREF _Toc175647161 \h </w:instrText>
        </w:r>
        <w:r w:rsidR="00B156FB">
          <w:rPr>
            <w:noProof/>
            <w:webHidden/>
          </w:rPr>
        </w:r>
        <w:r w:rsidR="00B156FB">
          <w:rPr>
            <w:noProof/>
            <w:webHidden/>
          </w:rPr>
          <w:fldChar w:fldCharType="separate"/>
        </w:r>
        <w:r w:rsidR="000C1205">
          <w:rPr>
            <w:noProof/>
            <w:webHidden/>
          </w:rPr>
          <w:t>11</w:t>
        </w:r>
        <w:r w:rsidR="00B156FB">
          <w:rPr>
            <w:noProof/>
            <w:webHidden/>
          </w:rPr>
          <w:fldChar w:fldCharType="end"/>
        </w:r>
      </w:hyperlink>
    </w:p>
    <w:p w14:paraId="284E6658" w14:textId="0D25907C"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2" w:history="1">
        <w:r w:rsidR="00B156FB" w:rsidRPr="00531F48">
          <w:rPr>
            <w:rStyle w:val="Collegamentoipertestuale"/>
            <w:noProof/>
          </w:rPr>
          <w:t>2.3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Studio delle principali soluzioni sul mercato</w:t>
        </w:r>
        <w:r w:rsidR="00B156FB">
          <w:rPr>
            <w:noProof/>
            <w:webHidden/>
          </w:rPr>
          <w:tab/>
        </w:r>
        <w:r w:rsidR="00B156FB">
          <w:rPr>
            <w:noProof/>
            <w:webHidden/>
          </w:rPr>
          <w:fldChar w:fldCharType="begin"/>
        </w:r>
        <w:r w:rsidR="00B156FB">
          <w:rPr>
            <w:noProof/>
            <w:webHidden/>
          </w:rPr>
          <w:instrText xml:space="preserve"> PAGEREF _Toc175647162 \h </w:instrText>
        </w:r>
        <w:r w:rsidR="00B156FB">
          <w:rPr>
            <w:noProof/>
            <w:webHidden/>
          </w:rPr>
        </w:r>
        <w:r w:rsidR="00B156FB">
          <w:rPr>
            <w:noProof/>
            <w:webHidden/>
          </w:rPr>
          <w:fldChar w:fldCharType="separate"/>
        </w:r>
        <w:r w:rsidR="000C1205">
          <w:rPr>
            <w:noProof/>
            <w:webHidden/>
          </w:rPr>
          <w:t>12</w:t>
        </w:r>
        <w:r w:rsidR="00B156FB">
          <w:rPr>
            <w:noProof/>
            <w:webHidden/>
          </w:rPr>
          <w:fldChar w:fldCharType="end"/>
        </w:r>
      </w:hyperlink>
    </w:p>
    <w:p w14:paraId="62B902E7" w14:textId="1A18860A"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3" w:history="1">
        <w:r w:rsidR="00B156FB" w:rsidRPr="00531F48">
          <w:rPr>
            <w:rStyle w:val="Collegamentoipertestuale"/>
            <w:noProof/>
          </w:rPr>
          <w:t>2.4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Utilizzo di Google Form per la raccolta di dati</w:t>
        </w:r>
        <w:r w:rsidR="00B156FB">
          <w:rPr>
            <w:noProof/>
            <w:webHidden/>
          </w:rPr>
          <w:tab/>
        </w:r>
        <w:r w:rsidR="00B156FB">
          <w:rPr>
            <w:noProof/>
            <w:webHidden/>
          </w:rPr>
          <w:fldChar w:fldCharType="begin"/>
        </w:r>
        <w:r w:rsidR="00B156FB">
          <w:rPr>
            <w:noProof/>
            <w:webHidden/>
          </w:rPr>
          <w:instrText xml:space="preserve"> PAGEREF _Toc175647163 \h </w:instrText>
        </w:r>
        <w:r w:rsidR="00B156FB">
          <w:rPr>
            <w:noProof/>
            <w:webHidden/>
          </w:rPr>
        </w:r>
        <w:r w:rsidR="00B156FB">
          <w:rPr>
            <w:noProof/>
            <w:webHidden/>
          </w:rPr>
          <w:fldChar w:fldCharType="separate"/>
        </w:r>
        <w:r w:rsidR="000C1205">
          <w:rPr>
            <w:noProof/>
            <w:webHidden/>
          </w:rPr>
          <w:t>12</w:t>
        </w:r>
        <w:r w:rsidR="00B156FB">
          <w:rPr>
            <w:noProof/>
            <w:webHidden/>
          </w:rPr>
          <w:fldChar w:fldCharType="end"/>
        </w:r>
      </w:hyperlink>
    </w:p>
    <w:p w14:paraId="6EB135F3" w14:textId="218F8C15"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165" w:history="1">
        <w:r w:rsidR="00B156FB" w:rsidRPr="00531F48">
          <w:rPr>
            <w:rStyle w:val="Collegamentoipertestuale"/>
            <w:noProof/>
          </w:rPr>
          <w:t>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Documentazione</w:t>
        </w:r>
        <w:r w:rsidR="00B156FB">
          <w:rPr>
            <w:noProof/>
            <w:webHidden/>
          </w:rPr>
          <w:tab/>
        </w:r>
        <w:r w:rsidR="00B156FB">
          <w:rPr>
            <w:noProof/>
            <w:webHidden/>
          </w:rPr>
          <w:fldChar w:fldCharType="begin"/>
        </w:r>
        <w:r w:rsidR="00B156FB">
          <w:rPr>
            <w:noProof/>
            <w:webHidden/>
          </w:rPr>
          <w:instrText xml:space="preserve"> PAGEREF _Toc175647165 \h </w:instrText>
        </w:r>
        <w:r w:rsidR="00B156FB">
          <w:rPr>
            <w:noProof/>
            <w:webHidden/>
          </w:rPr>
        </w:r>
        <w:r w:rsidR="00B156FB">
          <w:rPr>
            <w:noProof/>
            <w:webHidden/>
          </w:rPr>
          <w:fldChar w:fldCharType="separate"/>
        </w:r>
        <w:r w:rsidR="000C1205">
          <w:rPr>
            <w:noProof/>
            <w:webHidden/>
          </w:rPr>
          <w:t>17</w:t>
        </w:r>
        <w:r w:rsidR="00B156FB">
          <w:rPr>
            <w:noProof/>
            <w:webHidden/>
          </w:rPr>
          <w:fldChar w:fldCharType="end"/>
        </w:r>
      </w:hyperlink>
    </w:p>
    <w:p w14:paraId="1F6FA9E9" w14:textId="130553E1"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6" w:history="1">
        <w:r w:rsidR="00B156FB" w:rsidRPr="00531F48">
          <w:rPr>
            <w:rStyle w:val="Collegamentoipertestuale"/>
            <w:noProof/>
          </w:rPr>
          <w:t>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Introduzione</w:t>
        </w:r>
        <w:r w:rsidR="00B156FB">
          <w:rPr>
            <w:noProof/>
            <w:webHidden/>
          </w:rPr>
          <w:tab/>
        </w:r>
        <w:r w:rsidR="00B156FB">
          <w:rPr>
            <w:noProof/>
            <w:webHidden/>
          </w:rPr>
          <w:fldChar w:fldCharType="begin"/>
        </w:r>
        <w:r w:rsidR="00B156FB">
          <w:rPr>
            <w:noProof/>
            <w:webHidden/>
          </w:rPr>
          <w:instrText xml:space="preserve"> PAGEREF _Toc175647166 \h </w:instrText>
        </w:r>
        <w:r w:rsidR="00B156FB">
          <w:rPr>
            <w:noProof/>
            <w:webHidden/>
          </w:rPr>
        </w:r>
        <w:r w:rsidR="00B156FB">
          <w:rPr>
            <w:noProof/>
            <w:webHidden/>
          </w:rPr>
          <w:fldChar w:fldCharType="separate"/>
        </w:r>
        <w:r w:rsidR="000C1205">
          <w:rPr>
            <w:noProof/>
            <w:webHidden/>
          </w:rPr>
          <w:t>17</w:t>
        </w:r>
        <w:r w:rsidR="00B156FB">
          <w:rPr>
            <w:noProof/>
            <w:webHidden/>
          </w:rPr>
          <w:fldChar w:fldCharType="end"/>
        </w:r>
      </w:hyperlink>
    </w:p>
    <w:p w14:paraId="19D60239" w14:textId="2A518DC2"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7" w:history="1">
        <w:r w:rsidR="00B156FB" w:rsidRPr="00531F48">
          <w:rPr>
            <w:rStyle w:val="Collegamentoipertestuale"/>
            <w:noProof/>
          </w:rPr>
          <w:t>3.1.1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Obiettivo</w:t>
        </w:r>
        <w:r w:rsidR="00B156FB">
          <w:rPr>
            <w:noProof/>
            <w:webHidden/>
          </w:rPr>
          <w:tab/>
        </w:r>
        <w:r w:rsidR="00B156FB">
          <w:rPr>
            <w:noProof/>
            <w:webHidden/>
          </w:rPr>
          <w:fldChar w:fldCharType="begin"/>
        </w:r>
        <w:r w:rsidR="00B156FB">
          <w:rPr>
            <w:noProof/>
            <w:webHidden/>
          </w:rPr>
          <w:instrText xml:space="preserve"> PAGEREF _Toc175647167 \h </w:instrText>
        </w:r>
        <w:r w:rsidR="00B156FB">
          <w:rPr>
            <w:noProof/>
            <w:webHidden/>
          </w:rPr>
        </w:r>
        <w:r w:rsidR="00B156FB">
          <w:rPr>
            <w:noProof/>
            <w:webHidden/>
          </w:rPr>
          <w:fldChar w:fldCharType="separate"/>
        </w:r>
        <w:r w:rsidR="000C1205">
          <w:rPr>
            <w:noProof/>
            <w:webHidden/>
          </w:rPr>
          <w:t>17</w:t>
        </w:r>
        <w:r w:rsidR="00B156FB">
          <w:rPr>
            <w:noProof/>
            <w:webHidden/>
          </w:rPr>
          <w:fldChar w:fldCharType="end"/>
        </w:r>
      </w:hyperlink>
    </w:p>
    <w:p w14:paraId="42200F7C" w14:textId="4F57E154"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8" w:history="1">
        <w:r w:rsidR="00B156FB" w:rsidRPr="00531F48">
          <w:rPr>
            <w:rStyle w:val="Collegamentoipertestuale"/>
            <w:noProof/>
          </w:rPr>
          <w:t>3.1.2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Scopo</w:t>
        </w:r>
        <w:r w:rsidR="00B156FB">
          <w:rPr>
            <w:noProof/>
            <w:webHidden/>
          </w:rPr>
          <w:tab/>
        </w:r>
        <w:r w:rsidR="00B156FB">
          <w:rPr>
            <w:noProof/>
            <w:webHidden/>
          </w:rPr>
          <w:fldChar w:fldCharType="begin"/>
        </w:r>
        <w:r w:rsidR="00B156FB">
          <w:rPr>
            <w:noProof/>
            <w:webHidden/>
          </w:rPr>
          <w:instrText xml:space="preserve"> PAGEREF _Toc175647168 \h </w:instrText>
        </w:r>
        <w:r w:rsidR="00B156FB">
          <w:rPr>
            <w:noProof/>
            <w:webHidden/>
          </w:rPr>
        </w:r>
        <w:r w:rsidR="00B156FB">
          <w:rPr>
            <w:noProof/>
            <w:webHidden/>
          </w:rPr>
          <w:fldChar w:fldCharType="separate"/>
        </w:r>
        <w:r w:rsidR="000C1205">
          <w:rPr>
            <w:noProof/>
            <w:webHidden/>
          </w:rPr>
          <w:t>17</w:t>
        </w:r>
        <w:r w:rsidR="00B156FB">
          <w:rPr>
            <w:noProof/>
            <w:webHidden/>
          </w:rPr>
          <w:fldChar w:fldCharType="end"/>
        </w:r>
      </w:hyperlink>
    </w:p>
    <w:p w14:paraId="62FEEC86" w14:textId="4728C151"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9" w:history="1">
        <w:r w:rsidR="00B156FB" w:rsidRPr="00531F48">
          <w:rPr>
            <w:rStyle w:val="Collegamentoipertestuale"/>
            <w:noProof/>
          </w:rPr>
          <w:t>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Descrizione generale</w:t>
        </w:r>
        <w:r w:rsidR="00B156FB">
          <w:rPr>
            <w:noProof/>
            <w:webHidden/>
          </w:rPr>
          <w:tab/>
        </w:r>
        <w:r w:rsidR="00B156FB">
          <w:rPr>
            <w:noProof/>
            <w:webHidden/>
          </w:rPr>
          <w:fldChar w:fldCharType="begin"/>
        </w:r>
        <w:r w:rsidR="00B156FB">
          <w:rPr>
            <w:noProof/>
            <w:webHidden/>
          </w:rPr>
          <w:instrText xml:space="preserve"> PAGEREF _Toc175647169 \h </w:instrText>
        </w:r>
        <w:r w:rsidR="00B156FB">
          <w:rPr>
            <w:noProof/>
            <w:webHidden/>
          </w:rPr>
        </w:r>
        <w:r w:rsidR="00B156FB">
          <w:rPr>
            <w:noProof/>
            <w:webHidden/>
          </w:rPr>
          <w:fldChar w:fldCharType="separate"/>
        </w:r>
        <w:r w:rsidR="000C1205">
          <w:rPr>
            <w:noProof/>
            <w:webHidden/>
          </w:rPr>
          <w:t>17</w:t>
        </w:r>
        <w:r w:rsidR="00B156FB">
          <w:rPr>
            <w:noProof/>
            <w:webHidden/>
          </w:rPr>
          <w:fldChar w:fldCharType="end"/>
        </w:r>
      </w:hyperlink>
    </w:p>
    <w:p w14:paraId="68C4C0C5" w14:textId="1B5E0996"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0" w:history="1">
        <w:r w:rsidR="00B156FB" w:rsidRPr="00531F48">
          <w:rPr>
            <w:rStyle w:val="Collegamentoipertestuale"/>
            <w:noProof/>
          </w:rPr>
          <w:t>3.2.1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Prospettiva del prodotto</w:t>
        </w:r>
        <w:r w:rsidR="00B156FB">
          <w:rPr>
            <w:noProof/>
            <w:webHidden/>
          </w:rPr>
          <w:tab/>
        </w:r>
        <w:r w:rsidR="00B156FB">
          <w:rPr>
            <w:noProof/>
            <w:webHidden/>
          </w:rPr>
          <w:fldChar w:fldCharType="begin"/>
        </w:r>
        <w:r w:rsidR="00B156FB">
          <w:rPr>
            <w:noProof/>
            <w:webHidden/>
          </w:rPr>
          <w:instrText xml:space="preserve"> PAGEREF _Toc175647170 \h </w:instrText>
        </w:r>
        <w:r w:rsidR="00B156FB">
          <w:rPr>
            <w:noProof/>
            <w:webHidden/>
          </w:rPr>
        </w:r>
        <w:r w:rsidR="00B156FB">
          <w:rPr>
            <w:noProof/>
            <w:webHidden/>
          </w:rPr>
          <w:fldChar w:fldCharType="separate"/>
        </w:r>
        <w:r w:rsidR="000C1205">
          <w:rPr>
            <w:noProof/>
            <w:webHidden/>
          </w:rPr>
          <w:t>17</w:t>
        </w:r>
        <w:r w:rsidR="00B156FB">
          <w:rPr>
            <w:noProof/>
            <w:webHidden/>
          </w:rPr>
          <w:fldChar w:fldCharType="end"/>
        </w:r>
      </w:hyperlink>
    </w:p>
    <w:p w14:paraId="5F243B94" w14:textId="539C892D"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1" w:history="1">
        <w:r w:rsidR="00B156FB" w:rsidRPr="00531F48">
          <w:rPr>
            <w:rStyle w:val="Collegamentoipertestuale"/>
            <w:noProof/>
          </w:rPr>
          <w:t>3.2.2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Funzionalità del Prodotto</w:t>
        </w:r>
        <w:r w:rsidR="00B156FB">
          <w:rPr>
            <w:noProof/>
            <w:webHidden/>
          </w:rPr>
          <w:tab/>
        </w:r>
        <w:r w:rsidR="00B156FB">
          <w:rPr>
            <w:noProof/>
            <w:webHidden/>
          </w:rPr>
          <w:fldChar w:fldCharType="begin"/>
        </w:r>
        <w:r w:rsidR="00B156FB">
          <w:rPr>
            <w:noProof/>
            <w:webHidden/>
          </w:rPr>
          <w:instrText xml:space="preserve"> PAGEREF _Toc175647171 \h </w:instrText>
        </w:r>
        <w:r w:rsidR="00B156FB">
          <w:rPr>
            <w:noProof/>
            <w:webHidden/>
          </w:rPr>
        </w:r>
        <w:r w:rsidR="00B156FB">
          <w:rPr>
            <w:noProof/>
            <w:webHidden/>
          </w:rPr>
          <w:fldChar w:fldCharType="separate"/>
        </w:r>
        <w:r w:rsidR="000C1205">
          <w:rPr>
            <w:noProof/>
            <w:webHidden/>
          </w:rPr>
          <w:t>17</w:t>
        </w:r>
        <w:r w:rsidR="00B156FB">
          <w:rPr>
            <w:noProof/>
            <w:webHidden/>
          </w:rPr>
          <w:fldChar w:fldCharType="end"/>
        </w:r>
      </w:hyperlink>
    </w:p>
    <w:p w14:paraId="0C0E79D4" w14:textId="4834E305"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2" w:history="1">
        <w:r w:rsidR="00B156FB" w:rsidRPr="00531F48">
          <w:rPr>
            <w:rStyle w:val="Collegamentoipertestuale"/>
            <w:noProof/>
          </w:rPr>
          <w:t>3.2.3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Caratteristiche dell’utente</w:t>
        </w:r>
        <w:r w:rsidR="00B156FB">
          <w:rPr>
            <w:noProof/>
            <w:webHidden/>
          </w:rPr>
          <w:tab/>
        </w:r>
        <w:r w:rsidR="00B156FB">
          <w:rPr>
            <w:noProof/>
            <w:webHidden/>
          </w:rPr>
          <w:fldChar w:fldCharType="begin"/>
        </w:r>
        <w:r w:rsidR="00B156FB">
          <w:rPr>
            <w:noProof/>
            <w:webHidden/>
          </w:rPr>
          <w:instrText xml:space="preserve"> PAGEREF _Toc175647172 \h </w:instrText>
        </w:r>
        <w:r w:rsidR="00B156FB">
          <w:rPr>
            <w:noProof/>
            <w:webHidden/>
          </w:rPr>
        </w:r>
        <w:r w:rsidR="00B156FB">
          <w:rPr>
            <w:noProof/>
            <w:webHidden/>
          </w:rPr>
          <w:fldChar w:fldCharType="separate"/>
        </w:r>
        <w:r w:rsidR="000C1205">
          <w:rPr>
            <w:noProof/>
            <w:webHidden/>
          </w:rPr>
          <w:t>18</w:t>
        </w:r>
        <w:r w:rsidR="00B156FB">
          <w:rPr>
            <w:noProof/>
            <w:webHidden/>
          </w:rPr>
          <w:fldChar w:fldCharType="end"/>
        </w:r>
      </w:hyperlink>
    </w:p>
    <w:p w14:paraId="2264846C" w14:textId="0E3D2AF5"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3" w:history="1">
        <w:r w:rsidR="00B156FB" w:rsidRPr="00531F48">
          <w:rPr>
            <w:rStyle w:val="Collegamentoipertestuale"/>
            <w:noProof/>
          </w:rPr>
          <w:t>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specifici</w:t>
        </w:r>
        <w:r w:rsidR="00B156FB">
          <w:rPr>
            <w:noProof/>
            <w:webHidden/>
          </w:rPr>
          <w:tab/>
        </w:r>
        <w:r w:rsidR="00B156FB">
          <w:rPr>
            <w:noProof/>
            <w:webHidden/>
          </w:rPr>
          <w:fldChar w:fldCharType="begin"/>
        </w:r>
        <w:r w:rsidR="00B156FB">
          <w:rPr>
            <w:noProof/>
            <w:webHidden/>
          </w:rPr>
          <w:instrText xml:space="preserve"> PAGEREF _Toc175647173 \h </w:instrText>
        </w:r>
        <w:r w:rsidR="00B156FB">
          <w:rPr>
            <w:noProof/>
            <w:webHidden/>
          </w:rPr>
        </w:r>
        <w:r w:rsidR="00B156FB">
          <w:rPr>
            <w:noProof/>
            <w:webHidden/>
          </w:rPr>
          <w:fldChar w:fldCharType="separate"/>
        </w:r>
        <w:r w:rsidR="000C1205">
          <w:rPr>
            <w:noProof/>
            <w:webHidden/>
          </w:rPr>
          <w:t>18</w:t>
        </w:r>
        <w:r w:rsidR="00B156FB">
          <w:rPr>
            <w:noProof/>
            <w:webHidden/>
          </w:rPr>
          <w:fldChar w:fldCharType="end"/>
        </w:r>
      </w:hyperlink>
    </w:p>
    <w:p w14:paraId="0538E4E0" w14:textId="7D1BE4C2"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4" w:history="1">
        <w:r w:rsidR="00B156FB" w:rsidRPr="00531F48">
          <w:rPr>
            <w:rStyle w:val="Collegamentoipertestuale"/>
            <w:noProof/>
          </w:rPr>
          <w:t>3.3.1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dell’interfaccia esterna</w:t>
        </w:r>
        <w:r w:rsidR="00B156FB">
          <w:rPr>
            <w:noProof/>
            <w:webHidden/>
          </w:rPr>
          <w:tab/>
        </w:r>
        <w:r w:rsidR="00B156FB">
          <w:rPr>
            <w:noProof/>
            <w:webHidden/>
          </w:rPr>
          <w:fldChar w:fldCharType="begin"/>
        </w:r>
        <w:r w:rsidR="00B156FB">
          <w:rPr>
            <w:noProof/>
            <w:webHidden/>
          </w:rPr>
          <w:instrText xml:space="preserve"> PAGEREF _Toc175647174 \h </w:instrText>
        </w:r>
        <w:r w:rsidR="00B156FB">
          <w:rPr>
            <w:noProof/>
            <w:webHidden/>
          </w:rPr>
        </w:r>
        <w:r w:rsidR="00B156FB">
          <w:rPr>
            <w:noProof/>
            <w:webHidden/>
          </w:rPr>
          <w:fldChar w:fldCharType="separate"/>
        </w:r>
        <w:r w:rsidR="000C1205">
          <w:rPr>
            <w:noProof/>
            <w:webHidden/>
          </w:rPr>
          <w:t>18</w:t>
        </w:r>
        <w:r w:rsidR="00B156FB">
          <w:rPr>
            <w:noProof/>
            <w:webHidden/>
          </w:rPr>
          <w:fldChar w:fldCharType="end"/>
        </w:r>
      </w:hyperlink>
    </w:p>
    <w:p w14:paraId="72B11D58" w14:textId="262A54D3"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5" w:history="1">
        <w:r w:rsidR="00B156FB" w:rsidRPr="00531F48">
          <w:rPr>
            <w:rStyle w:val="Collegamentoipertestuale"/>
            <w:noProof/>
          </w:rPr>
          <w:t>3.3.2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funzionali</w:t>
        </w:r>
        <w:r w:rsidR="00B156FB">
          <w:rPr>
            <w:noProof/>
            <w:webHidden/>
          </w:rPr>
          <w:tab/>
        </w:r>
        <w:r w:rsidR="00B156FB">
          <w:rPr>
            <w:noProof/>
            <w:webHidden/>
          </w:rPr>
          <w:fldChar w:fldCharType="begin"/>
        </w:r>
        <w:r w:rsidR="00B156FB">
          <w:rPr>
            <w:noProof/>
            <w:webHidden/>
          </w:rPr>
          <w:instrText xml:space="preserve"> PAGEREF _Toc175647175 \h </w:instrText>
        </w:r>
        <w:r w:rsidR="00B156FB">
          <w:rPr>
            <w:noProof/>
            <w:webHidden/>
          </w:rPr>
        </w:r>
        <w:r w:rsidR="00B156FB">
          <w:rPr>
            <w:noProof/>
            <w:webHidden/>
          </w:rPr>
          <w:fldChar w:fldCharType="separate"/>
        </w:r>
        <w:r w:rsidR="000C1205">
          <w:rPr>
            <w:noProof/>
            <w:webHidden/>
          </w:rPr>
          <w:t>18</w:t>
        </w:r>
        <w:r w:rsidR="00B156FB">
          <w:rPr>
            <w:noProof/>
            <w:webHidden/>
          </w:rPr>
          <w:fldChar w:fldCharType="end"/>
        </w:r>
      </w:hyperlink>
    </w:p>
    <w:p w14:paraId="0FBFAD1C" w14:textId="7509F9F4"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6" w:history="1">
        <w:r w:rsidR="00B156FB" w:rsidRPr="00531F48">
          <w:rPr>
            <w:rStyle w:val="Collegamentoipertestuale"/>
            <w:noProof/>
          </w:rPr>
          <w:t>3.3.3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non funzionali</w:t>
        </w:r>
        <w:r w:rsidR="00B156FB">
          <w:rPr>
            <w:noProof/>
            <w:webHidden/>
          </w:rPr>
          <w:tab/>
        </w:r>
        <w:r w:rsidR="00B156FB">
          <w:rPr>
            <w:noProof/>
            <w:webHidden/>
          </w:rPr>
          <w:fldChar w:fldCharType="begin"/>
        </w:r>
        <w:r w:rsidR="00B156FB">
          <w:rPr>
            <w:noProof/>
            <w:webHidden/>
          </w:rPr>
          <w:instrText xml:space="preserve"> PAGEREF _Toc175647176 \h </w:instrText>
        </w:r>
        <w:r w:rsidR="00B156FB">
          <w:rPr>
            <w:noProof/>
            <w:webHidden/>
          </w:rPr>
        </w:r>
        <w:r w:rsidR="00B156FB">
          <w:rPr>
            <w:noProof/>
            <w:webHidden/>
          </w:rPr>
          <w:fldChar w:fldCharType="separate"/>
        </w:r>
        <w:r w:rsidR="000C1205">
          <w:rPr>
            <w:noProof/>
            <w:webHidden/>
          </w:rPr>
          <w:t>19</w:t>
        </w:r>
        <w:r w:rsidR="00B156FB">
          <w:rPr>
            <w:noProof/>
            <w:webHidden/>
          </w:rPr>
          <w:fldChar w:fldCharType="end"/>
        </w:r>
      </w:hyperlink>
    </w:p>
    <w:p w14:paraId="4760D3A1" w14:textId="6046607E"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7" w:history="1">
        <w:r w:rsidR="00B156FB" w:rsidRPr="00531F48">
          <w:rPr>
            <w:rStyle w:val="Collegamentoipertestuale"/>
            <w:noProof/>
          </w:rPr>
          <w:t>3.4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Requirement engineering</w:t>
        </w:r>
        <w:r w:rsidR="00B156FB">
          <w:rPr>
            <w:noProof/>
            <w:webHidden/>
          </w:rPr>
          <w:tab/>
        </w:r>
        <w:r w:rsidR="00B156FB">
          <w:rPr>
            <w:noProof/>
            <w:webHidden/>
          </w:rPr>
          <w:fldChar w:fldCharType="begin"/>
        </w:r>
        <w:r w:rsidR="00B156FB">
          <w:rPr>
            <w:noProof/>
            <w:webHidden/>
          </w:rPr>
          <w:instrText xml:space="preserve"> PAGEREF _Toc175647177 \h </w:instrText>
        </w:r>
        <w:r w:rsidR="00B156FB">
          <w:rPr>
            <w:noProof/>
            <w:webHidden/>
          </w:rPr>
        </w:r>
        <w:r w:rsidR="00B156FB">
          <w:rPr>
            <w:noProof/>
            <w:webHidden/>
          </w:rPr>
          <w:fldChar w:fldCharType="separate"/>
        </w:r>
        <w:r w:rsidR="000C1205">
          <w:rPr>
            <w:noProof/>
            <w:webHidden/>
          </w:rPr>
          <w:t>20</w:t>
        </w:r>
        <w:r w:rsidR="00B156FB">
          <w:rPr>
            <w:noProof/>
            <w:webHidden/>
          </w:rPr>
          <w:fldChar w:fldCharType="end"/>
        </w:r>
      </w:hyperlink>
    </w:p>
    <w:p w14:paraId="68A393C3" w14:textId="5A26A9D5"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8" w:history="1">
        <w:r w:rsidR="00B156FB" w:rsidRPr="00531F48">
          <w:rPr>
            <w:rStyle w:val="Collegamentoipertestuale"/>
            <w:noProof/>
          </w:rPr>
          <w:t>3.5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Diagramma dei casi d’uso</w:t>
        </w:r>
        <w:r w:rsidR="00B156FB">
          <w:rPr>
            <w:noProof/>
            <w:webHidden/>
          </w:rPr>
          <w:tab/>
        </w:r>
        <w:r w:rsidR="00B156FB">
          <w:rPr>
            <w:noProof/>
            <w:webHidden/>
          </w:rPr>
          <w:fldChar w:fldCharType="begin"/>
        </w:r>
        <w:r w:rsidR="00B156FB">
          <w:rPr>
            <w:noProof/>
            <w:webHidden/>
          </w:rPr>
          <w:instrText xml:space="preserve"> PAGEREF _Toc175647178 \h </w:instrText>
        </w:r>
        <w:r w:rsidR="00B156FB">
          <w:rPr>
            <w:noProof/>
            <w:webHidden/>
          </w:rPr>
        </w:r>
        <w:r w:rsidR="00B156FB">
          <w:rPr>
            <w:noProof/>
            <w:webHidden/>
          </w:rPr>
          <w:fldChar w:fldCharType="separate"/>
        </w:r>
        <w:r w:rsidR="000C1205">
          <w:rPr>
            <w:noProof/>
            <w:webHidden/>
          </w:rPr>
          <w:t>21</w:t>
        </w:r>
        <w:r w:rsidR="00B156FB">
          <w:rPr>
            <w:noProof/>
            <w:webHidden/>
          </w:rPr>
          <w:fldChar w:fldCharType="end"/>
        </w:r>
      </w:hyperlink>
    </w:p>
    <w:p w14:paraId="66689C98" w14:textId="0AB64C82"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179" w:history="1">
        <w:r w:rsidR="00B156FB" w:rsidRPr="00531F48">
          <w:rPr>
            <w:rStyle w:val="Collegamentoipertestuale"/>
            <w:noProof/>
          </w:rPr>
          <w:t>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Software architecture</w:t>
        </w:r>
        <w:r w:rsidR="00B156FB">
          <w:rPr>
            <w:noProof/>
            <w:webHidden/>
          </w:rPr>
          <w:tab/>
        </w:r>
        <w:r w:rsidR="00B156FB">
          <w:rPr>
            <w:noProof/>
            <w:webHidden/>
          </w:rPr>
          <w:fldChar w:fldCharType="begin"/>
        </w:r>
        <w:r w:rsidR="00B156FB">
          <w:rPr>
            <w:noProof/>
            <w:webHidden/>
          </w:rPr>
          <w:instrText xml:space="preserve"> PAGEREF _Toc175647179 \h </w:instrText>
        </w:r>
        <w:r w:rsidR="00B156FB">
          <w:rPr>
            <w:noProof/>
            <w:webHidden/>
          </w:rPr>
        </w:r>
        <w:r w:rsidR="00B156FB">
          <w:rPr>
            <w:noProof/>
            <w:webHidden/>
          </w:rPr>
          <w:fldChar w:fldCharType="separate"/>
        </w:r>
        <w:r w:rsidR="000C1205">
          <w:rPr>
            <w:noProof/>
            <w:webHidden/>
          </w:rPr>
          <w:t>23</w:t>
        </w:r>
        <w:r w:rsidR="00B156FB">
          <w:rPr>
            <w:noProof/>
            <w:webHidden/>
          </w:rPr>
          <w:fldChar w:fldCharType="end"/>
        </w:r>
      </w:hyperlink>
    </w:p>
    <w:p w14:paraId="564C5D9E" w14:textId="725FB0BD"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0" w:history="1">
        <w:r w:rsidR="00B156FB" w:rsidRPr="00531F48">
          <w:rPr>
            <w:rStyle w:val="Collegamentoipertestuale"/>
            <w:noProof/>
          </w:rPr>
          <w:t>4.1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Architettura Back-End</w:t>
        </w:r>
        <w:r w:rsidR="00B156FB">
          <w:rPr>
            <w:noProof/>
            <w:webHidden/>
          </w:rPr>
          <w:tab/>
        </w:r>
        <w:r w:rsidR="00B156FB">
          <w:rPr>
            <w:noProof/>
            <w:webHidden/>
          </w:rPr>
          <w:fldChar w:fldCharType="begin"/>
        </w:r>
        <w:r w:rsidR="00B156FB">
          <w:rPr>
            <w:noProof/>
            <w:webHidden/>
          </w:rPr>
          <w:instrText xml:space="preserve"> PAGEREF _Toc175647180 \h </w:instrText>
        </w:r>
        <w:r w:rsidR="00B156FB">
          <w:rPr>
            <w:noProof/>
            <w:webHidden/>
          </w:rPr>
        </w:r>
        <w:r w:rsidR="00B156FB">
          <w:rPr>
            <w:noProof/>
            <w:webHidden/>
          </w:rPr>
          <w:fldChar w:fldCharType="separate"/>
        </w:r>
        <w:r w:rsidR="000C1205">
          <w:rPr>
            <w:noProof/>
            <w:webHidden/>
          </w:rPr>
          <w:t>23</w:t>
        </w:r>
        <w:r w:rsidR="00B156FB">
          <w:rPr>
            <w:noProof/>
            <w:webHidden/>
          </w:rPr>
          <w:fldChar w:fldCharType="end"/>
        </w:r>
      </w:hyperlink>
    </w:p>
    <w:p w14:paraId="4AB04D8A" w14:textId="5A576D85"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1" w:history="1">
        <w:r w:rsidR="00B156FB" w:rsidRPr="00531F48">
          <w:rPr>
            <w:rStyle w:val="Collegamentoipertestuale"/>
            <w:noProof/>
          </w:rPr>
          <w:t>4.2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Architettura Front-End</w:t>
        </w:r>
        <w:r w:rsidR="00B156FB">
          <w:rPr>
            <w:noProof/>
            <w:webHidden/>
          </w:rPr>
          <w:tab/>
        </w:r>
        <w:r w:rsidR="00B156FB">
          <w:rPr>
            <w:noProof/>
            <w:webHidden/>
          </w:rPr>
          <w:fldChar w:fldCharType="begin"/>
        </w:r>
        <w:r w:rsidR="00B156FB">
          <w:rPr>
            <w:noProof/>
            <w:webHidden/>
          </w:rPr>
          <w:instrText xml:space="preserve"> PAGEREF _Toc175647181 \h </w:instrText>
        </w:r>
        <w:r w:rsidR="00B156FB">
          <w:rPr>
            <w:noProof/>
            <w:webHidden/>
          </w:rPr>
        </w:r>
        <w:r w:rsidR="00B156FB">
          <w:rPr>
            <w:noProof/>
            <w:webHidden/>
          </w:rPr>
          <w:fldChar w:fldCharType="separate"/>
        </w:r>
        <w:r w:rsidR="000C1205">
          <w:rPr>
            <w:noProof/>
            <w:webHidden/>
          </w:rPr>
          <w:t>23</w:t>
        </w:r>
        <w:r w:rsidR="00B156FB">
          <w:rPr>
            <w:noProof/>
            <w:webHidden/>
          </w:rPr>
          <w:fldChar w:fldCharType="end"/>
        </w:r>
      </w:hyperlink>
    </w:p>
    <w:p w14:paraId="689B8A7C" w14:textId="23D40A28"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183" w:history="1">
        <w:r w:rsidR="00B156FB" w:rsidRPr="00531F48">
          <w:rPr>
            <w:rStyle w:val="Collegamentoipertestuale"/>
            <w:noProof/>
          </w:rPr>
          <w:t>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Sviluppo dell’applicativo</w:t>
        </w:r>
        <w:r w:rsidR="00B156FB">
          <w:rPr>
            <w:noProof/>
            <w:webHidden/>
          </w:rPr>
          <w:tab/>
        </w:r>
        <w:r w:rsidR="00B156FB">
          <w:rPr>
            <w:noProof/>
            <w:webHidden/>
          </w:rPr>
          <w:fldChar w:fldCharType="begin"/>
        </w:r>
        <w:r w:rsidR="00B156FB">
          <w:rPr>
            <w:noProof/>
            <w:webHidden/>
          </w:rPr>
          <w:instrText xml:space="preserve"> PAGEREF _Toc175647183 \h </w:instrText>
        </w:r>
        <w:r w:rsidR="00B156FB">
          <w:rPr>
            <w:noProof/>
            <w:webHidden/>
          </w:rPr>
        </w:r>
        <w:r w:rsidR="00B156FB">
          <w:rPr>
            <w:noProof/>
            <w:webHidden/>
          </w:rPr>
          <w:fldChar w:fldCharType="separate"/>
        </w:r>
        <w:r w:rsidR="000C1205">
          <w:rPr>
            <w:noProof/>
            <w:webHidden/>
          </w:rPr>
          <w:t>27</w:t>
        </w:r>
        <w:r w:rsidR="00B156FB">
          <w:rPr>
            <w:noProof/>
            <w:webHidden/>
          </w:rPr>
          <w:fldChar w:fldCharType="end"/>
        </w:r>
      </w:hyperlink>
    </w:p>
    <w:p w14:paraId="321CB1B5" w14:textId="5F2C4854"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4" w:history="1">
        <w:r w:rsidR="00B156FB" w:rsidRPr="00531F48">
          <w:rPr>
            <w:rStyle w:val="Collegamentoipertestuale"/>
            <w:noProof/>
          </w:rPr>
          <w:t>5.1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Tecnologie e linguaggi</w:t>
        </w:r>
        <w:r w:rsidR="00B156FB">
          <w:rPr>
            <w:noProof/>
            <w:webHidden/>
          </w:rPr>
          <w:tab/>
        </w:r>
        <w:r w:rsidR="00B156FB">
          <w:rPr>
            <w:noProof/>
            <w:webHidden/>
          </w:rPr>
          <w:fldChar w:fldCharType="begin"/>
        </w:r>
        <w:r w:rsidR="00B156FB">
          <w:rPr>
            <w:noProof/>
            <w:webHidden/>
          </w:rPr>
          <w:instrText xml:space="preserve"> PAGEREF _Toc175647184 \h </w:instrText>
        </w:r>
        <w:r w:rsidR="00B156FB">
          <w:rPr>
            <w:noProof/>
            <w:webHidden/>
          </w:rPr>
        </w:r>
        <w:r w:rsidR="00B156FB">
          <w:rPr>
            <w:noProof/>
            <w:webHidden/>
          </w:rPr>
          <w:fldChar w:fldCharType="separate"/>
        </w:r>
        <w:r w:rsidR="000C1205">
          <w:rPr>
            <w:noProof/>
            <w:webHidden/>
          </w:rPr>
          <w:t>27</w:t>
        </w:r>
        <w:r w:rsidR="00B156FB">
          <w:rPr>
            <w:noProof/>
            <w:webHidden/>
          </w:rPr>
          <w:fldChar w:fldCharType="end"/>
        </w:r>
      </w:hyperlink>
    </w:p>
    <w:p w14:paraId="11DA2D7F" w14:textId="613D1AAE"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5" w:history="1">
        <w:r w:rsidR="00B156FB" w:rsidRPr="00531F48">
          <w:rPr>
            <w:rStyle w:val="Collegamentoipertestuale"/>
            <w:noProof/>
          </w:rPr>
          <w:t>5.1.1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Dart</w:t>
        </w:r>
        <w:r w:rsidR="00B156FB">
          <w:rPr>
            <w:noProof/>
            <w:webHidden/>
          </w:rPr>
          <w:tab/>
        </w:r>
        <w:r w:rsidR="00B156FB">
          <w:rPr>
            <w:noProof/>
            <w:webHidden/>
          </w:rPr>
          <w:fldChar w:fldCharType="begin"/>
        </w:r>
        <w:r w:rsidR="00B156FB">
          <w:rPr>
            <w:noProof/>
            <w:webHidden/>
          </w:rPr>
          <w:instrText xml:space="preserve"> PAGEREF _Toc175647185 \h </w:instrText>
        </w:r>
        <w:r w:rsidR="00B156FB">
          <w:rPr>
            <w:noProof/>
            <w:webHidden/>
          </w:rPr>
        </w:r>
        <w:r w:rsidR="00B156FB">
          <w:rPr>
            <w:noProof/>
            <w:webHidden/>
          </w:rPr>
          <w:fldChar w:fldCharType="separate"/>
        </w:r>
        <w:r w:rsidR="000C1205">
          <w:rPr>
            <w:noProof/>
            <w:webHidden/>
          </w:rPr>
          <w:t>27</w:t>
        </w:r>
        <w:r w:rsidR="00B156FB">
          <w:rPr>
            <w:noProof/>
            <w:webHidden/>
          </w:rPr>
          <w:fldChar w:fldCharType="end"/>
        </w:r>
      </w:hyperlink>
    </w:p>
    <w:p w14:paraId="7A101236" w14:textId="1CF08BDA"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6" w:history="1">
        <w:r w:rsidR="00B156FB" w:rsidRPr="00531F48">
          <w:rPr>
            <w:rStyle w:val="Collegamentoipertestuale"/>
            <w:noProof/>
          </w:rPr>
          <w:t>5.2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Plugin</w:t>
        </w:r>
        <w:r w:rsidR="00B156FB">
          <w:rPr>
            <w:noProof/>
            <w:webHidden/>
          </w:rPr>
          <w:tab/>
        </w:r>
        <w:r w:rsidR="00B156FB">
          <w:rPr>
            <w:noProof/>
            <w:webHidden/>
          </w:rPr>
          <w:fldChar w:fldCharType="begin"/>
        </w:r>
        <w:r w:rsidR="00B156FB">
          <w:rPr>
            <w:noProof/>
            <w:webHidden/>
          </w:rPr>
          <w:instrText xml:space="preserve"> PAGEREF _Toc175647186 \h </w:instrText>
        </w:r>
        <w:r w:rsidR="00B156FB">
          <w:rPr>
            <w:noProof/>
            <w:webHidden/>
          </w:rPr>
        </w:r>
        <w:r w:rsidR="00B156FB">
          <w:rPr>
            <w:noProof/>
            <w:webHidden/>
          </w:rPr>
          <w:fldChar w:fldCharType="separate"/>
        </w:r>
        <w:r w:rsidR="000C1205">
          <w:rPr>
            <w:noProof/>
            <w:webHidden/>
          </w:rPr>
          <w:t>29</w:t>
        </w:r>
        <w:r w:rsidR="00B156FB">
          <w:rPr>
            <w:noProof/>
            <w:webHidden/>
          </w:rPr>
          <w:fldChar w:fldCharType="end"/>
        </w:r>
      </w:hyperlink>
    </w:p>
    <w:p w14:paraId="5597A0D8" w14:textId="3BB0086E" w:rsidR="00B156FB"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7" w:history="1">
        <w:r w:rsidR="00B156FB" w:rsidRPr="00531F48">
          <w:rPr>
            <w:rStyle w:val="Collegamentoipertestuale"/>
            <w:noProof/>
          </w:rPr>
          <w:t>5.3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User Experience</w:t>
        </w:r>
        <w:r w:rsidR="00B156FB">
          <w:rPr>
            <w:noProof/>
            <w:webHidden/>
          </w:rPr>
          <w:tab/>
        </w:r>
        <w:r w:rsidR="00B156FB">
          <w:rPr>
            <w:noProof/>
            <w:webHidden/>
          </w:rPr>
          <w:fldChar w:fldCharType="begin"/>
        </w:r>
        <w:r w:rsidR="00B156FB">
          <w:rPr>
            <w:noProof/>
            <w:webHidden/>
          </w:rPr>
          <w:instrText xml:space="preserve"> PAGEREF _Toc175647187 \h </w:instrText>
        </w:r>
        <w:r w:rsidR="00B156FB">
          <w:rPr>
            <w:noProof/>
            <w:webHidden/>
          </w:rPr>
        </w:r>
        <w:r w:rsidR="00B156FB">
          <w:rPr>
            <w:noProof/>
            <w:webHidden/>
          </w:rPr>
          <w:fldChar w:fldCharType="separate"/>
        </w:r>
        <w:r w:rsidR="000C1205">
          <w:rPr>
            <w:noProof/>
            <w:webHidden/>
          </w:rPr>
          <w:t>30</w:t>
        </w:r>
        <w:r w:rsidR="00B156FB">
          <w:rPr>
            <w:noProof/>
            <w:webHidden/>
          </w:rPr>
          <w:fldChar w:fldCharType="end"/>
        </w:r>
      </w:hyperlink>
    </w:p>
    <w:p w14:paraId="350268CB" w14:textId="1A4D961F"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8" w:history="1">
        <w:r w:rsidR="00B156FB" w:rsidRPr="00531F48">
          <w:rPr>
            <w:rStyle w:val="Collegamentoipertestuale"/>
            <w:noProof/>
          </w:rPr>
          <w:t>5.3.1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Studio del design</w:t>
        </w:r>
        <w:r w:rsidR="00B156FB">
          <w:rPr>
            <w:noProof/>
            <w:webHidden/>
          </w:rPr>
          <w:tab/>
        </w:r>
        <w:r w:rsidR="00B156FB">
          <w:rPr>
            <w:noProof/>
            <w:webHidden/>
          </w:rPr>
          <w:fldChar w:fldCharType="begin"/>
        </w:r>
        <w:r w:rsidR="00B156FB">
          <w:rPr>
            <w:noProof/>
            <w:webHidden/>
          </w:rPr>
          <w:instrText xml:space="preserve"> PAGEREF _Toc175647188 \h </w:instrText>
        </w:r>
        <w:r w:rsidR="00B156FB">
          <w:rPr>
            <w:noProof/>
            <w:webHidden/>
          </w:rPr>
        </w:r>
        <w:r w:rsidR="00B156FB">
          <w:rPr>
            <w:noProof/>
            <w:webHidden/>
          </w:rPr>
          <w:fldChar w:fldCharType="separate"/>
        </w:r>
        <w:r w:rsidR="000C1205">
          <w:rPr>
            <w:noProof/>
            <w:webHidden/>
          </w:rPr>
          <w:t>31</w:t>
        </w:r>
        <w:r w:rsidR="00B156FB">
          <w:rPr>
            <w:noProof/>
            <w:webHidden/>
          </w:rPr>
          <w:fldChar w:fldCharType="end"/>
        </w:r>
      </w:hyperlink>
    </w:p>
    <w:p w14:paraId="387B03EC" w14:textId="5ED543CF"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9" w:history="1">
        <w:r w:rsidR="00B156FB" w:rsidRPr="00531F48">
          <w:rPr>
            <w:rStyle w:val="Collegamentoipertestuale"/>
            <w:noProof/>
          </w:rPr>
          <w:t>5.3.2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Home page</w:t>
        </w:r>
        <w:r w:rsidR="00B156FB">
          <w:rPr>
            <w:noProof/>
            <w:webHidden/>
          </w:rPr>
          <w:tab/>
        </w:r>
        <w:r w:rsidR="00B156FB">
          <w:rPr>
            <w:noProof/>
            <w:webHidden/>
          </w:rPr>
          <w:fldChar w:fldCharType="begin"/>
        </w:r>
        <w:r w:rsidR="00B156FB">
          <w:rPr>
            <w:noProof/>
            <w:webHidden/>
          </w:rPr>
          <w:instrText xml:space="preserve"> PAGEREF _Toc175647189 \h </w:instrText>
        </w:r>
        <w:r w:rsidR="00B156FB">
          <w:rPr>
            <w:noProof/>
            <w:webHidden/>
          </w:rPr>
        </w:r>
        <w:r w:rsidR="00B156FB">
          <w:rPr>
            <w:noProof/>
            <w:webHidden/>
          </w:rPr>
          <w:fldChar w:fldCharType="separate"/>
        </w:r>
        <w:r w:rsidR="000C1205">
          <w:rPr>
            <w:noProof/>
            <w:webHidden/>
          </w:rPr>
          <w:t>32</w:t>
        </w:r>
        <w:r w:rsidR="00B156FB">
          <w:rPr>
            <w:noProof/>
            <w:webHidden/>
          </w:rPr>
          <w:fldChar w:fldCharType="end"/>
        </w:r>
      </w:hyperlink>
    </w:p>
    <w:p w14:paraId="625235D8" w14:textId="65AA0524"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0" w:history="1">
        <w:r w:rsidR="00B156FB" w:rsidRPr="00531F48">
          <w:rPr>
            <w:rStyle w:val="Collegamentoipertestuale"/>
            <w:noProof/>
          </w:rPr>
          <w:t>5.3.3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RecordEmotionPage</w:t>
        </w:r>
        <w:r w:rsidR="00B156FB">
          <w:rPr>
            <w:noProof/>
            <w:webHidden/>
          </w:rPr>
          <w:tab/>
        </w:r>
        <w:r w:rsidR="00B156FB">
          <w:rPr>
            <w:noProof/>
            <w:webHidden/>
          </w:rPr>
          <w:fldChar w:fldCharType="begin"/>
        </w:r>
        <w:r w:rsidR="00B156FB">
          <w:rPr>
            <w:noProof/>
            <w:webHidden/>
          </w:rPr>
          <w:instrText xml:space="preserve"> PAGEREF _Toc175647190 \h </w:instrText>
        </w:r>
        <w:r w:rsidR="00B156FB">
          <w:rPr>
            <w:noProof/>
            <w:webHidden/>
          </w:rPr>
        </w:r>
        <w:r w:rsidR="00B156FB">
          <w:rPr>
            <w:noProof/>
            <w:webHidden/>
          </w:rPr>
          <w:fldChar w:fldCharType="separate"/>
        </w:r>
        <w:r w:rsidR="000C1205">
          <w:rPr>
            <w:noProof/>
            <w:webHidden/>
          </w:rPr>
          <w:t>33</w:t>
        </w:r>
        <w:r w:rsidR="00B156FB">
          <w:rPr>
            <w:noProof/>
            <w:webHidden/>
          </w:rPr>
          <w:fldChar w:fldCharType="end"/>
        </w:r>
      </w:hyperlink>
    </w:p>
    <w:p w14:paraId="06E899C1" w14:textId="3EC53BE6"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1" w:history="1">
        <w:r w:rsidR="00B156FB" w:rsidRPr="00531F48">
          <w:rPr>
            <w:rStyle w:val="Collegamentoipertestuale"/>
            <w:noProof/>
          </w:rPr>
          <w:t>5.3.4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LevelSelectionPage</w:t>
        </w:r>
        <w:r w:rsidR="00B156FB">
          <w:rPr>
            <w:noProof/>
            <w:webHidden/>
          </w:rPr>
          <w:tab/>
        </w:r>
        <w:r w:rsidR="00B156FB">
          <w:rPr>
            <w:noProof/>
            <w:webHidden/>
          </w:rPr>
          <w:fldChar w:fldCharType="begin"/>
        </w:r>
        <w:r w:rsidR="00B156FB">
          <w:rPr>
            <w:noProof/>
            <w:webHidden/>
          </w:rPr>
          <w:instrText xml:space="preserve"> PAGEREF _Toc175647191 \h </w:instrText>
        </w:r>
        <w:r w:rsidR="00B156FB">
          <w:rPr>
            <w:noProof/>
            <w:webHidden/>
          </w:rPr>
        </w:r>
        <w:r w:rsidR="00B156FB">
          <w:rPr>
            <w:noProof/>
            <w:webHidden/>
          </w:rPr>
          <w:fldChar w:fldCharType="separate"/>
        </w:r>
        <w:r w:rsidR="000C1205">
          <w:rPr>
            <w:noProof/>
            <w:webHidden/>
          </w:rPr>
          <w:t>34</w:t>
        </w:r>
        <w:r w:rsidR="00B156FB">
          <w:rPr>
            <w:noProof/>
            <w:webHidden/>
          </w:rPr>
          <w:fldChar w:fldCharType="end"/>
        </w:r>
      </w:hyperlink>
    </w:p>
    <w:p w14:paraId="245F4560" w14:textId="6A0D87C3"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2" w:history="1">
        <w:r w:rsidR="00B156FB" w:rsidRPr="00531F48">
          <w:rPr>
            <w:rStyle w:val="Collegamentoipertestuale"/>
            <w:noProof/>
          </w:rPr>
          <w:t>5.3.5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LevelPage</w:t>
        </w:r>
        <w:r w:rsidR="00B156FB">
          <w:rPr>
            <w:noProof/>
            <w:webHidden/>
          </w:rPr>
          <w:tab/>
        </w:r>
        <w:r w:rsidR="00B156FB">
          <w:rPr>
            <w:noProof/>
            <w:webHidden/>
          </w:rPr>
          <w:fldChar w:fldCharType="begin"/>
        </w:r>
        <w:r w:rsidR="00B156FB">
          <w:rPr>
            <w:noProof/>
            <w:webHidden/>
          </w:rPr>
          <w:instrText xml:space="preserve"> PAGEREF _Toc175647192 \h </w:instrText>
        </w:r>
        <w:r w:rsidR="00B156FB">
          <w:rPr>
            <w:noProof/>
            <w:webHidden/>
          </w:rPr>
        </w:r>
        <w:r w:rsidR="00B156FB">
          <w:rPr>
            <w:noProof/>
            <w:webHidden/>
          </w:rPr>
          <w:fldChar w:fldCharType="separate"/>
        </w:r>
        <w:r w:rsidR="000C1205">
          <w:rPr>
            <w:noProof/>
            <w:webHidden/>
          </w:rPr>
          <w:t>35</w:t>
        </w:r>
        <w:r w:rsidR="00B156FB">
          <w:rPr>
            <w:noProof/>
            <w:webHidden/>
          </w:rPr>
          <w:fldChar w:fldCharType="end"/>
        </w:r>
      </w:hyperlink>
    </w:p>
    <w:p w14:paraId="75F5398E" w14:textId="32FAE729"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3" w:history="1">
        <w:r w:rsidR="00B156FB" w:rsidRPr="00531F48">
          <w:rPr>
            <w:rStyle w:val="Collegamentoipertestuale"/>
            <w:noProof/>
          </w:rPr>
          <w:t>5.3.6</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EasePage</w:t>
        </w:r>
        <w:r w:rsidR="00B156FB">
          <w:rPr>
            <w:noProof/>
            <w:webHidden/>
          </w:rPr>
          <w:tab/>
        </w:r>
        <w:r w:rsidR="00B156FB">
          <w:rPr>
            <w:noProof/>
            <w:webHidden/>
          </w:rPr>
          <w:fldChar w:fldCharType="begin"/>
        </w:r>
        <w:r w:rsidR="00B156FB">
          <w:rPr>
            <w:noProof/>
            <w:webHidden/>
          </w:rPr>
          <w:instrText xml:space="preserve"> PAGEREF _Toc175647193 \h </w:instrText>
        </w:r>
        <w:r w:rsidR="00B156FB">
          <w:rPr>
            <w:noProof/>
            <w:webHidden/>
          </w:rPr>
        </w:r>
        <w:r w:rsidR="00B156FB">
          <w:rPr>
            <w:noProof/>
            <w:webHidden/>
          </w:rPr>
          <w:fldChar w:fldCharType="separate"/>
        </w:r>
        <w:r w:rsidR="000C1205">
          <w:rPr>
            <w:noProof/>
            <w:webHidden/>
          </w:rPr>
          <w:t>35</w:t>
        </w:r>
        <w:r w:rsidR="00B156FB">
          <w:rPr>
            <w:noProof/>
            <w:webHidden/>
          </w:rPr>
          <w:fldChar w:fldCharType="end"/>
        </w:r>
      </w:hyperlink>
    </w:p>
    <w:p w14:paraId="5BADF9F1" w14:textId="5BDE0A8B"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4" w:history="1">
        <w:r w:rsidR="00B156FB" w:rsidRPr="00531F48">
          <w:rPr>
            <w:rStyle w:val="Collegamentoipertestuale"/>
            <w:noProof/>
          </w:rPr>
          <w:t>5.3.7</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SoundPage</w:t>
        </w:r>
        <w:r w:rsidR="00B156FB">
          <w:rPr>
            <w:noProof/>
            <w:webHidden/>
          </w:rPr>
          <w:tab/>
        </w:r>
        <w:r w:rsidR="00B156FB">
          <w:rPr>
            <w:noProof/>
            <w:webHidden/>
          </w:rPr>
          <w:fldChar w:fldCharType="begin"/>
        </w:r>
        <w:r w:rsidR="00B156FB">
          <w:rPr>
            <w:noProof/>
            <w:webHidden/>
          </w:rPr>
          <w:instrText xml:space="preserve"> PAGEREF _Toc175647194 \h </w:instrText>
        </w:r>
        <w:r w:rsidR="00B156FB">
          <w:rPr>
            <w:noProof/>
            <w:webHidden/>
          </w:rPr>
        </w:r>
        <w:r w:rsidR="00B156FB">
          <w:rPr>
            <w:noProof/>
            <w:webHidden/>
          </w:rPr>
          <w:fldChar w:fldCharType="separate"/>
        </w:r>
        <w:r w:rsidR="000C1205">
          <w:rPr>
            <w:noProof/>
            <w:webHidden/>
          </w:rPr>
          <w:t>36</w:t>
        </w:r>
        <w:r w:rsidR="00B156FB">
          <w:rPr>
            <w:noProof/>
            <w:webHidden/>
          </w:rPr>
          <w:fldChar w:fldCharType="end"/>
        </w:r>
      </w:hyperlink>
    </w:p>
    <w:p w14:paraId="3C5A680B" w14:textId="7A12CE39"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6" w:history="1">
        <w:r w:rsidR="00B156FB" w:rsidRPr="00531F48">
          <w:rPr>
            <w:rStyle w:val="Collegamentoipertestuale"/>
            <w:noProof/>
          </w:rPr>
          <w:t>5.3.8</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RespirationPage e MeditationPage</w:t>
        </w:r>
        <w:r w:rsidR="00B156FB">
          <w:rPr>
            <w:noProof/>
            <w:webHidden/>
          </w:rPr>
          <w:tab/>
        </w:r>
        <w:r w:rsidR="00B156FB">
          <w:rPr>
            <w:noProof/>
            <w:webHidden/>
          </w:rPr>
          <w:fldChar w:fldCharType="begin"/>
        </w:r>
        <w:r w:rsidR="00B156FB">
          <w:rPr>
            <w:noProof/>
            <w:webHidden/>
          </w:rPr>
          <w:instrText xml:space="preserve"> PAGEREF _Toc175647196 \h </w:instrText>
        </w:r>
        <w:r w:rsidR="00B156FB">
          <w:rPr>
            <w:noProof/>
            <w:webHidden/>
          </w:rPr>
        </w:r>
        <w:r w:rsidR="00B156FB">
          <w:rPr>
            <w:noProof/>
            <w:webHidden/>
          </w:rPr>
          <w:fldChar w:fldCharType="separate"/>
        </w:r>
        <w:r w:rsidR="000C1205">
          <w:rPr>
            <w:noProof/>
            <w:webHidden/>
          </w:rPr>
          <w:t>36</w:t>
        </w:r>
        <w:r w:rsidR="00B156FB">
          <w:rPr>
            <w:noProof/>
            <w:webHidden/>
          </w:rPr>
          <w:fldChar w:fldCharType="end"/>
        </w:r>
      </w:hyperlink>
    </w:p>
    <w:p w14:paraId="73565180" w14:textId="0FC62E80" w:rsidR="00B156FB"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7" w:history="1">
        <w:r w:rsidR="00B156FB" w:rsidRPr="00531F48">
          <w:rPr>
            <w:rStyle w:val="Collegamentoipertestuale"/>
            <w:noProof/>
          </w:rPr>
          <w:t>5.3.9</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SupportoPage</w:t>
        </w:r>
        <w:r w:rsidR="00B156FB">
          <w:rPr>
            <w:noProof/>
            <w:webHidden/>
          </w:rPr>
          <w:tab/>
        </w:r>
        <w:r w:rsidR="00B156FB">
          <w:rPr>
            <w:noProof/>
            <w:webHidden/>
          </w:rPr>
          <w:fldChar w:fldCharType="begin"/>
        </w:r>
        <w:r w:rsidR="00B156FB">
          <w:rPr>
            <w:noProof/>
            <w:webHidden/>
          </w:rPr>
          <w:instrText xml:space="preserve"> PAGEREF _Toc175647197 \h </w:instrText>
        </w:r>
        <w:r w:rsidR="00B156FB">
          <w:rPr>
            <w:noProof/>
            <w:webHidden/>
          </w:rPr>
        </w:r>
        <w:r w:rsidR="00B156FB">
          <w:rPr>
            <w:noProof/>
            <w:webHidden/>
          </w:rPr>
          <w:fldChar w:fldCharType="separate"/>
        </w:r>
        <w:r w:rsidR="000C1205">
          <w:rPr>
            <w:noProof/>
            <w:webHidden/>
          </w:rPr>
          <w:t>37</w:t>
        </w:r>
        <w:r w:rsidR="00B156FB">
          <w:rPr>
            <w:noProof/>
            <w:webHidden/>
          </w:rPr>
          <w:fldChar w:fldCharType="end"/>
        </w:r>
      </w:hyperlink>
    </w:p>
    <w:p w14:paraId="51817DBB" w14:textId="36F0B5A8" w:rsidR="00B156FB" w:rsidRDefault="00000000">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8" w:history="1">
        <w:r w:rsidR="00B156FB" w:rsidRPr="00531F48">
          <w:rPr>
            <w:rStyle w:val="Collegamentoipertestuale"/>
            <w:noProof/>
          </w:rPr>
          <w:t>5.3.10</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ProfilePage</w:t>
        </w:r>
        <w:r w:rsidR="00B156FB">
          <w:rPr>
            <w:noProof/>
            <w:webHidden/>
          </w:rPr>
          <w:tab/>
        </w:r>
        <w:r w:rsidR="00B156FB">
          <w:rPr>
            <w:noProof/>
            <w:webHidden/>
          </w:rPr>
          <w:fldChar w:fldCharType="begin"/>
        </w:r>
        <w:r w:rsidR="00B156FB">
          <w:rPr>
            <w:noProof/>
            <w:webHidden/>
          </w:rPr>
          <w:instrText xml:space="preserve"> PAGEREF _Toc175647198 \h </w:instrText>
        </w:r>
        <w:r w:rsidR="00B156FB">
          <w:rPr>
            <w:noProof/>
            <w:webHidden/>
          </w:rPr>
        </w:r>
        <w:r w:rsidR="00B156FB">
          <w:rPr>
            <w:noProof/>
            <w:webHidden/>
          </w:rPr>
          <w:fldChar w:fldCharType="separate"/>
        </w:r>
        <w:r w:rsidR="000C1205">
          <w:rPr>
            <w:noProof/>
            <w:webHidden/>
          </w:rPr>
          <w:t>38</w:t>
        </w:r>
        <w:r w:rsidR="00B156FB">
          <w:rPr>
            <w:noProof/>
            <w:webHidden/>
          </w:rPr>
          <w:fldChar w:fldCharType="end"/>
        </w:r>
      </w:hyperlink>
    </w:p>
    <w:p w14:paraId="6FC14DDD" w14:textId="7D99092D" w:rsidR="00B156FB" w:rsidRDefault="00000000">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9" w:history="1">
        <w:r w:rsidR="00B156FB" w:rsidRPr="00531F48">
          <w:rPr>
            <w:rStyle w:val="Collegamentoipertestuale"/>
            <w:noProof/>
          </w:rPr>
          <w:t>5.3.11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SettingPage</w:t>
        </w:r>
        <w:r w:rsidR="00B156FB">
          <w:rPr>
            <w:noProof/>
            <w:webHidden/>
          </w:rPr>
          <w:tab/>
        </w:r>
        <w:r w:rsidR="00B156FB">
          <w:rPr>
            <w:noProof/>
            <w:webHidden/>
          </w:rPr>
          <w:fldChar w:fldCharType="begin"/>
        </w:r>
        <w:r w:rsidR="00B156FB">
          <w:rPr>
            <w:noProof/>
            <w:webHidden/>
          </w:rPr>
          <w:instrText xml:space="preserve"> PAGEREF _Toc175647199 \h </w:instrText>
        </w:r>
        <w:r w:rsidR="00B156FB">
          <w:rPr>
            <w:noProof/>
            <w:webHidden/>
          </w:rPr>
        </w:r>
        <w:r w:rsidR="00B156FB">
          <w:rPr>
            <w:noProof/>
            <w:webHidden/>
          </w:rPr>
          <w:fldChar w:fldCharType="separate"/>
        </w:r>
        <w:r w:rsidR="000C1205">
          <w:rPr>
            <w:noProof/>
            <w:webHidden/>
          </w:rPr>
          <w:t>39</w:t>
        </w:r>
        <w:r w:rsidR="00B156FB">
          <w:rPr>
            <w:noProof/>
            <w:webHidden/>
          </w:rPr>
          <w:fldChar w:fldCharType="end"/>
        </w:r>
      </w:hyperlink>
    </w:p>
    <w:p w14:paraId="65D51CCE" w14:textId="2E383697" w:rsidR="00B156FB" w:rsidRDefault="00000000">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200" w:history="1">
        <w:r w:rsidR="00B156FB" w:rsidRPr="00531F48">
          <w:rPr>
            <w:rStyle w:val="Collegamentoipertestuale"/>
            <w:noProof/>
          </w:rPr>
          <w:t>5.3.12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RegistrazionePage e SignInPage</w:t>
        </w:r>
        <w:r w:rsidR="00B156FB">
          <w:rPr>
            <w:noProof/>
            <w:webHidden/>
          </w:rPr>
          <w:tab/>
        </w:r>
        <w:r w:rsidR="00B156FB">
          <w:rPr>
            <w:noProof/>
            <w:webHidden/>
          </w:rPr>
          <w:fldChar w:fldCharType="begin"/>
        </w:r>
        <w:r w:rsidR="00B156FB">
          <w:rPr>
            <w:noProof/>
            <w:webHidden/>
          </w:rPr>
          <w:instrText xml:space="preserve"> PAGEREF _Toc175647200 \h </w:instrText>
        </w:r>
        <w:r w:rsidR="00B156FB">
          <w:rPr>
            <w:noProof/>
            <w:webHidden/>
          </w:rPr>
        </w:r>
        <w:r w:rsidR="00B156FB">
          <w:rPr>
            <w:noProof/>
            <w:webHidden/>
          </w:rPr>
          <w:fldChar w:fldCharType="separate"/>
        </w:r>
        <w:r w:rsidR="000C1205">
          <w:rPr>
            <w:noProof/>
            <w:webHidden/>
          </w:rPr>
          <w:t>40</w:t>
        </w:r>
        <w:r w:rsidR="00B156FB">
          <w:rPr>
            <w:noProof/>
            <w:webHidden/>
          </w:rPr>
          <w:fldChar w:fldCharType="end"/>
        </w:r>
      </w:hyperlink>
    </w:p>
    <w:p w14:paraId="3BBEFF0D" w14:textId="4DD9C556"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201" w:history="1">
        <w:r w:rsidR="00B156FB" w:rsidRPr="00531F48">
          <w:rPr>
            <w:rStyle w:val="Collegamentoipertestuale"/>
            <w:noProof/>
          </w:rPr>
          <w:t>Conclusioni</w:t>
        </w:r>
        <w:r w:rsidR="00B156FB">
          <w:rPr>
            <w:noProof/>
            <w:webHidden/>
          </w:rPr>
          <w:tab/>
        </w:r>
        <w:r w:rsidR="00B156FB">
          <w:rPr>
            <w:noProof/>
            <w:webHidden/>
          </w:rPr>
          <w:fldChar w:fldCharType="begin"/>
        </w:r>
        <w:r w:rsidR="00B156FB">
          <w:rPr>
            <w:noProof/>
            <w:webHidden/>
          </w:rPr>
          <w:instrText xml:space="preserve"> PAGEREF _Toc175647201 \h </w:instrText>
        </w:r>
        <w:r w:rsidR="00B156FB">
          <w:rPr>
            <w:noProof/>
            <w:webHidden/>
          </w:rPr>
        </w:r>
        <w:r w:rsidR="00B156FB">
          <w:rPr>
            <w:noProof/>
            <w:webHidden/>
          </w:rPr>
          <w:fldChar w:fldCharType="separate"/>
        </w:r>
        <w:r w:rsidR="000C1205">
          <w:rPr>
            <w:noProof/>
            <w:webHidden/>
          </w:rPr>
          <w:t>43</w:t>
        </w:r>
        <w:r w:rsidR="00B156FB">
          <w:rPr>
            <w:noProof/>
            <w:webHidden/>
          </w:rPr>
          <w:fldChar w:fldCharType="end"/>
        </w:r>
      </w:hyperlink>
    </w:p>
    <w:p w14:paraId="294B6500" w14:textId="29796F8F"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202" w:history="1">
        <w:r w:rsidR="00B156FB" w:rsidRPr="00531F48">
          <w:rPr>
            <w:rStyle w:val="Collegamentoipertestuale"/>
            <w:noProof/>
          </w:rPr>
          <w:t>Bibliografia</w:t>
        </w:r>
        <w:r w:rsidR="00B156FB">
          <w:rPr>
            <w:noProof/>
            <w:webHidden/>
          </w:rPr>
          <w:tab/>
        </w:r>
        <w:r w:rsidR="00B156FB">
          <w:rPr>
            <w:noProof/>
            <w:webHidden/>
          </w:rPr>
          <w:fldChar w:fldCharType="begin"/>
        </w:r>
        <w:r w:rsidR="00B156FB">
          <w:rPr>
            <w:noProof/>
            <w:webHidden/>
          </w:rPr>
          <w:instrText xml:space="preserve"> PAGEREF _Toc175647202 \h </w:instrText>
        </w:r>
        <w:r w:rsidR="00B156FB">
          <w:rPr>
            <w:noProof/>
            <w:webHidden/>
          </w:rPr>
        </w:r>
        <w:r w:rsidR="00B156FB">
          <w:rPr>
            <w:noProof/>
            <w:webHidden/>
          </w:rPr>
          <w:fldChar w:fldCharType="separate"/>
        </w:r>
        <w:r w:rsidR="000C1205">
          <w:rPr>
            <w:noProof/>
            <w:webHidden/>
          </w:rPr>
          <w:t>47</w:t>
        </w:r>
        <w:r w:rsidR="00B156FB">
          <w:rPr>
            <w:noProof/>
            <w:webHidden/>
          </w:rPr>
          <w:fldChar w:fldCharType="end"/>
        </w:r>
      </w:hyperlink>
    </w:p>
    <w:p w14:paraId="4C6E6B38" w14:textId="115238A6"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203" w:history="1">
        <w:r w:rsidR="00B156FB" w:rsidRPr="00531F48">
          <w:rPr>
            <w:rStyle w:val="Collegamentoipertestuale"/>
            <w:noProof/>
          </w:rPr>
          <w:t>Sitografia</w:t>
        </w:r>
        <w:r w:rsidR="00B156FB">
          <w:rPr>
            <w:noProof/>
            <w:webHidden/>
          </w:rPr>
          <w:tab/>
        </w:r>
        <w:r w:rsidR="00B156FB">
          <w:rPr>
            <w:noProof/>
            <w:webHidden/>
          </w:rPr>
          <w:fldChar w:fldCharType="begin"/>
        </w:r>
        <w:r w:rsidR="00B156FB">
          <w:rPr>
            <w:noProof/>
            <w:webHidden/>
          </w:rPr>
          <w:instrText xml:space="preserve"> PAGEREF _Toc175647203 \h </w:instrText>
        </w:r>
        <w:r w:rsidR="00B156FB">
          <w:rPr>
            <w:noProof/>
            <w:webHidden/>
          </w:rPr>
        </w:r>
        <w:r w:rsidR="00B156FB">
          <w:rPr>
            <w:noProof/>
            <w:webHidden/>
          </w:rPr>
          <w:fldChar w:fldCharType="separate"/>
        </w:r>
        <w:r w:rsidR="000C1205">
          <w:rPr>
            <w:noProof/>
            <w:webHidden/>
          </w:rPr>
          <w:t>49</w:t>
        </w:r>
        <w:r w:rsidR="00B156FB">
          <w:rPr>
            <w:noProof/>
            <w:webHidden/>
          </w:rPr>
          <w:fldChar w:fldCharType="end"/>
        </w:r>
      </w:hyperlink>
    </w:p>
    <w:p w14:paraId="4314225A" w14:textId="2385C6EE"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204" w:history="1">
        <w:r w:rsidR="00B156FB" w:rsidRPr="00531F48">
          <w:rPr>
            <w:rStyle w:val="Collegamentoipertestuale"/>
            <w:noProof/>
          </w:rPr>
          <w:t>Appendice A: Riferimenti alle librerie utilizzate</w:t>
        </w:r>
        <w:r w:rsidR="00B156FB">
          <w:rPr>
            <w:noProof/>
            <w:webHidden/>
          </w:rPr>
          <w:tab/>
        </w:r>
        <w:r w:rsidR="00B156FB">
          <w:rPr>
            <w:noProof/>
            <w:webHidden/>
          </w:rPr>
          <w:fldChar w:fldCharType="begin"/>
        </w:r>
        <w:r w:rsidR="00B156FB">
          <w:rPr>
            <w:noProof/>
            <w:webHidden/>
          </w:rPr>
          <w:instrText xml:space="preserve"> PAGEREF _Toc175647204 \h </w:instrText>
        </w:r>
        <w:r w:rsidR="00B156FB">
          <w:rPr>
            <w:noProof/>
            <w:webHidden/>
          </w:rPr>
        </w:r>
        <w:r w:rsidR="00B156FB">
          <w:rPr>
            <w:noProof/>
            <w:webHidden/>
          </w:rPr>
          <w:fldChar w:fldCharType="separate"/>
        </w:r>
        <w:r w:rsidR="000C1205">
          <w:rPr>
            <w:noProof/>
            <w:webHidden/>
          </w:rPr>
          <w:t>51</w:t>
        </w:r>
        <w:r w:rsidR="00B156FB">
          <w:rPr>
            <w:noProof/>
            <w:webHidden/>
          </w:rPr>
          <w:fldChar w:fldCharType="end"/>
        </w:r>
      </w:hyperlink>
    </w:p>
    <w:p w14:paraId="7676BCD2" w14:textId="0D286C72" w:rsidR="00B156FB"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5647205" w:history="1">
        <w:r w:rsidR="00B156FB" w:rsidRPr="00531F48">
          <w:rPr>
            <w:rStyle w:val="Collegamentoipertestuale"/>
            <w:noProof/>
          </w:rPr>
          <w:t>Appendice B: Riferimento al codice del file message.dart</w:t>
        </w:r>
        <w:r w:rsidR="00B156FB">
          <w:rPr>
            <w:noProof/>
            <w:webHidden/>
          </w:rPr>
          <w:tab/>
        </w:r>
        <w:r w:rsidR="00B156FB">
          <w:rPr>
            <w:noProof/>
            <w:webHidden/>
          </w:rPr>
          <w:fldChar w:fldCharType="begin"/>
        </w:r>
        <w:r w:rsidR="00B156FB">
          <w:rPr>
            <w:noProof/>
            <w:webHidden/>
          </w:rPr>
          <w:instrText xml:space="preserve"> PAGEREF _Toc175647205 \h </w:instrText>
        </w:r>
        <w:r w:rsidR="00B156FB">
          <w:rPr>
            <w:noProof/>
            <w:webHidden/>
          </w:rPr>
        </w:r>
        <w:r w:rsidR="00B156FB">
          <w:rPr>
            <w:noProof/>
            <w:webHidden/>
          </w:rPr>
          <w:fldChar w:fldCharType="separate"/>
        </w:r>
        <w:r w:rsidR="000C1205">
          <w:rPr>
            <w:noProof/>
            <w:webHidden/>
          </w:rPr>
          <w:t>53</w:t>
        </w:r>
        <w:r w:rsidR="00B156FB">
          <w:rPr>
            <w:noProof/>
            <w:webHidden/>
          </w:rPr>
          <w:fldChar w:fldCharType="end"/>
        </w:r>
      </w:hyperlink>
    </w:p>
    <w:p w14:paraId="21D68AD8" w14:textId="0823B14D"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ns w:id="20" w:author="LARA LONGHI" w:date="2024-08-07T10:25:00Z" w16du:dateUtc="2024-08-07T08:25:00Z"/>
          <w:i/>
        </w:rPr>
      </w:pPr>
    </w:p>
    <w:p w14:paraId="513481BB" w14:textId="77777777" w:rsidR="00673BED" w:rsidRDefault="00673BED" w:rsidP="009375BD">
      <w:pPr>
        <w:pStyle w:val="TitoloT"/>
        <w:numPr>
          <w:ilvl w:val="0"/>
          <w:numId w:val="0"/>
        </w:numPr>
        <w:rPr>
          <w:ins w:id="21" w:author="LARA LONGHI" w:date="2024-08-07T10:25:00Z" w16du:dateUtc="2024-08-07T08:25:00Z"/>
          <w:i/>
        </w:rPr>
      </w:pPr>
    </w:p>
    <w:p w14:paraId="1B336873" w14:textId="77777777" w:rsidR="00673BED" w:rsidRDefault="00673BED" w:rsidP="009375BD">
      <w:pPr>
        <w:pStyle w:val="TitoloT"/>
        <w:numPr>
          <w:ilvl w:val="0"/>
          <w:numId w:val="0"/>
        </w:numPr>
        <w:rPr>
          <w:ins w:id="22" w:author="LARA LONGHI" w:date="2024-08-07T10:25:00Z" w16du:dateUtc="2024-08-07T08:25:00Z"/>
          <w:i/>
        </w:rPr>
      </w:pPr>
    </w:p>
    <w:p w14:paraId="0A6727BC" w14:textId="77777777" w:rsidR="00673BED" w:rsidRDefault="00673BED" w:rsidP="009375BD">
      <w:pPr>
        <w:pStyle w:val="TitoloT"/>
        <w:numPr>
          <w:ilvl w:val="0"/>
          <w:numId w:val="0"/>
        </w:numPr>
        <w:rPr>
          <w:i/>
        </w:rPr>
      </w:pPr>
    </w:p>
    <w:p w14:paraId="4DA7662C" w14:textId="77777777" w:rsidR="00281D6B" w:rsidRDefault="00281D6B" w:rsidP="002C299D">
      <w:pPr>
        <w:pStyle w:val="TitoloT"/>
        <w:numPr>
          <w:ilvl w:val="0"/>
          <w:numId w:val="0"/>
        </w:numPr>
        <w:ind w:left="720" w:hanging="360"/>
        <w:rPr>
          <w:ins w:id="23" w:author="LARA LONGHI" w:date="2024-08-07T10:25:00Z" w16du:dateUtc="2024-08-07T08:25:00Z"/>
          <w:i/>
        </w:rPr>
      </w:pPr>
      <w:bookmarkStart w:id="24" w:name="_Toc173072192"/>
      <w:bookmarkStart w:id="25" w:name="_Toc173073898"/>
      <w:bookmarkStart w:id="26" w:name="_Toc173143670"/>
      <w:bookmarkStart w:id="27" w:name="_Toc173151206"/>
      <w:bookmarkStart w:id="28" w:name="_Toc173157201"/>
      <w:bookmarkStart w:id="29" w:name="_Toc173496766"/>
      <w:bookmarkStart w:id="30" w:name="_Toc173496854"/>
      <w:bookmarkStart w:id="31" w:name="_Toc173497071"/>
      <w:bookmarkStart w:id="32" w:name="_Toc173755293"/>
      <w:bookmarkStart w:id="33" w:name="_Toc173836219"/>
      <w:bookmarkStart w:id="34" w:name="_Toc173836266"/>
      <w:bookmarkStart w:id="35" w:name="_Toc173837568"/>
    </w:p>
    <w:p w14:paraId="6C0376E1" w14:textId="77777777" w:rsidR="00281D6B" w:rsidRDefault="00281D6B" w:rsidP="002C299D">
      <w:pPr>
        <w:pStyle w:val="TitoloT"/>
        <w:numPr>
          <w:ilvl w:val="0"/>
          <w:numId w:val="0"/>
        </w:numPr>
        <w:ind w:left="720" w:hanging="360"/>
        <w:rPr>
          <w:ins w:id="36" w:author="LARA LONGHI" w:date="2024-08-07T10:25:00Z" w16du:dateUtc="2024-08-07T08:25:00Z"/>
          <w:i/>
        </w:rPr>
      </w:pPr>
    </w:p>
    <w:p w14:paraId="12597E02" w14:textId="77777777" w:rsidR="00281D6B" w:rsidRDefault="00281D6B" w:rsidP="002C299D">
      <w:pPr>
        <w:pStyle w:val="TitoloT"/>
        <w:numPr>
          <w:ilvl w:val="0"/>
          <w:numId w:val="0"/>
        </w:numPr>
        <w:ind w:left="720" w:hanging="360"/>
        <w:rPr>
          <w:ins w:id="37" w:author="LARA LONGHI" w:date="2024-08-07T10:25:00Z" w16du:dateUtc="2024-08-07T08:25:00Z"/>
          <w:i/>
        </w:rPr>
      </w:pPr>
    </w:p>
    <w:p w14:paraId="15E5EA1A" w14:textId="77777777" w:rsidR="00281D6B" w:rsidRDefault="00281D6B" w:rsidP="002C299D">
      <w:pPr>
        <w:pStyle w:val="TitoloT"/>
        <w:numPr>
          <w:ilvl w:val="0"/>
          <w:numId w:val="0"/>
        </w:numPr>
        <w:ind w:left="720" w:hanging="360"/>
        <w:rPr>
          <w:ins w:id="38" w:author="LARA LONGHI" w:date="2024-08-07T10:25:00Z" w16du:dateUtc="2024-08-07T08:25:00Z"/>
          <w:i/>
        </w:rPr>
      </w:pPr>
    </w:p>
    <w:p w14:paraId="34B1EA6F" w14:textId="77777777" w:rsidR="00281D6B" w:rsidRDefault="00281D6B" w:rsidP="002C299D">
      <w:pPr>
        <w:pStyle w:val="TitoloT"/>
        <w:numPr>
          <w:ilvl w:val="0"/>
          <w:numId w:val="0"/>
        </w:numPr>
        <w:ind w:left="720" w:hanging="360"/>
        <w:rPr>
          <w:ins w:id="39" w:author="LARA LONGHI" w:date="2024-08-07T10:25:00Z" w16du:dateUtc="2024-08-07T08:25:00Z"/>
          <w:i/>
        </w:rPr>
      </w:pPr>
    </w:p>
    <w:p w14:paraId="047BA9E1" w14:textId="77777777" w:rsidR="00281D6B" w:rsidRDefault="00281D6B" w:rsidP="002C299D">
      <w:pPr>
        <w:pStyle w:val="TitoloT"/>
        <w:numPr>
          <w:ilvl w:val="0"/>
          <w:numId w:val="0"/>
        </w:numPr>
        <w:ind w:left="720" w:hanging="360"/>
        <w:rPr>
          <w:ins w:id="40" w:author="LARA LONGHI" w:date="2024-08-07T10:25:00Z" w16du:dateUtc="2024-08-07T08:25:00Z"/>
          <w:i/>
        </w:rPr>
      </w:pPr>
    </w:p>
    <w:p w14:paraId="5A63179F" w14:textId="77777777" w:rsidR="00281D6B" w:rsidRDefault="00281D6B">
      <w:pPr>
        <w:pStyle w:val="TitoloT"/>
        <w:numPr>
          <w:ilvl w:val="0"/>
          <w:numId w:val="0"/>
        </w:numPr>
        <w:rPr>
          <w:ins w:id="41" w:author="LARA LONGHI" w:date="2024-08-07T10:25:00Z" w16du:dateUtc="2024-08-07T08:25:00Z"/>
          <w:i/>
        </w:rPr>
        <w:sectPr w:rsidR="00281D6B" w:rsidSect="00AF406B">
          <w:headerReference w:type="even" r:id="rId23"/>
          <w:headerReference w:type="default" r:id="rId24"/>
          <w:footerReference w:type="even" r:id="rId25"/>
          <w:footerReference w:type="default" r:id="rId26"/>
          <w:pgSz w:w="11906" w:h="16838" w:code="9"/>
          <w:pgMar w:top="1701" w:right="1701" w:bottom="1701" w:left="1701" w:header="709" w:footer="709" w:gutter="0"/>
          <w:cols w:space="708"/>
          <w:docGrid w:linePitch="360"/>
        </w:sectPr>
      </w:pPr>
    </w:p>
    <w:p w14:paraId="1B3BC51C" w14:textId="187B757D" w:rsidR="009375BD" w:rsidDel="00281D6B" w:rsidRDefault="00E72973">
      <w:pPr>
        <w:pStyle w:val="TitoloT"/>
        <w:numPr>
          <w:ilvl w:val="0"/>
          <w:numId w:val="0"/>
        </w:numPr>
        <w:rPr>
          <w:del w:id="46" w:author="LARA LONGHI" w:date="2024-08-07T10:28:00Z" w16du:dateUtc="2024-08-07T08:28:00Z"/>
          <w:i/>
        </w:rPr>
      </w:pPr>
      <w:del w:id="47" w:author="LARA LONGHI" w:date="2024-08-07T10:30:00Z" w16du:dateUtc="2024-08-07T08:30:00Z">
        <w:r w:rsidDel="00D27D4C">
          <w:rPr>
            <w:i/>
            <w:noProof/>
          </w:rPr>
          <w:lastRenderedPageBreak/>
          <mc:AlternateContent>
            <mc:Choice Requires="wps">
              <w:drawing>
                <wp:anchor distT="0" distB="0" distL="114300" distR="114300" simplePos="0" relativeHeight="251658252" behindDoc="0" locked="0" layoutInCell="1" allowOverlap="1" wp14:anchorId="67640A6B" wp14:editId="5356FD86">
                  <wp:simplePos x="0" y="0"/>
                  <wp:positionH relativeFrom="column">
                    <wp:posOffset>5253990</wp:posOffset>
                  </wp:positionH>
                  <wp:positionV relativeFrom="page">
                    <wp:posOffset>9867900</wp:posOffset>
                  </wp:positionV>
                  <wp:extent cx="266700" cy="228600"/>
                  <wp:effectExtent l="0" t="0" r="0" b="0"/>
                  <wp:wrapNone/>
                  <wp:docPr id="1453767672"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6B07A" id="Rettangolo 7" o:spid="_x0000_s1026" alt="&quot;&quot;" style="position:absolute;margin-left:413.7pt;margin-top:777pt;width:21pt;height:18pt;z-index:2516582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" fillcolor="white [3212]" stroked="f" strokeweight="1pt">
                  <w10:wrap anchory="page"/>
                </v:rect>
              </w:pict>
            </mc:Fallback>
          </mc:AlternateContent>
        </w:r>
      </w:del>
      <w:bookmarkEnd w:id="24"/>
      <w:bookmarkEnd w:id="25"/>
      <w:bookmarkEnd w:id="26"/>
      <w:bookmarkEnd w:id="27"/>
      <w:bookmarkEnd w:id="28"/>
      <w:bookmarkEnd w:id="29"/>
      <w:bookmarkEnd w:id="30"/>
      <w:bookmarkEnd w:id="31"/>
      <w:bookmarkEnd w:id="32"/>
      <w:bookmarkEnd w:id="33"/>
      <w:bookmarkEnd w:id="34"/>
      <w:bookmarkEnd w:id="35"/>
      <w:del w:id="48" w:author="LARA LONGHI" w:date="2024-08-07T10:28:00Z" w16du:dateUtc="2024-08-07T08:28:00Z">
        <w:r w:rsidR="009375BD" w:rsidDel="00281D6B">
          <w:rPr>
            <w:i/>
          </w:rPr>
          <w:br w:type="page"/>
        </w:r>
      </w:del>
    </w:p>
    <w:p w14:paraId="02F08F64" w14:textId="2AF275CC" w:rsidR="004C1361" w:rsidRDefault="009375BD">
      <w:pPr>
        <w:pStyle w:val="TitoloT"/>
        <w:numPr>
          <w:ilvl w:val="0"/>
          <w:numId w:val="0"/>
        </w:numPr>
        <w:pPrChange w:id="49" w:author="LARA LONGHI" w:date="2024-08-07T10:28:00Z" w16du:dateUtc="2024-08-07T08:28:00Z">
          <w:pPr>
            <w:pStyle w:val="TitoloT"/>
            <w:ind w:left="426"/>
          </w:pPr>
        </w:pPrChange>
      </w:pPr>
      <w:commentRangeStart w:id="50"/>
      <w:del w:id="51" w:author="LARA LONGHI" w:date="2024-08-07T10:28:00Z" w16du:dateUtc="2024-08-07T08:28:00Z">
        <w:r w:rsidRPr="5EB1AAC7" w:rsidDel="00281D6B">
          <w:rPr>
            <w:i/>
          </w:rPr>
          <w:br w:type="page"/>
        </w:r>
      </w:del>
      <w:bookmarkStart w:id="52" w:name="_Toc175647156"/>
      <w:r w:rsidR="00DA6F3F">
        <w:t>Introduzione</w:t>
      </w:r>
      <w:commentRangeEnd w:id="50"/>
      <w:r>
        <w:commentReference w:id="50"/>
      </w:r>
      <w:bookmarkEnd w:id="52"/>
    </w:p>
    <w:p w14:paraId="1A2D3246" w14:textId="0FE97CA4" w:rsidR="004C1361" w:rsidRDefault="00AF36ED" w:rsidP="008D49D5">
      <w:pPr>
        <w:pStyle w:val="Ttesto"/>
        <w:ind w:left="0"/>
      </w:pPr>
      <w:r>
        <w:t>Questo studio</w:t>
      </w:r>
      <w:r w:rsidR="004E6F07">
        <w:t xml:space="preserve"> </w:t>
      </w:r>
      <w:r w:rsidR="008C5A2B">
        <w:t>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8D49D5">
      <w:pPr>
        <w:pStyle w:val="Ttesto"/>
        <w:ind w:left="0"/>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8D49D5">
      <w:pPr>
        <w:pStyle w:val="Ttesto"/>
        <w:ind w:left="0"/>
      </w:pPr>
      <w:r>
        <w:t>Questa tesi si articola in tre sezioni principali:</w:t>
      </w:r>
    </w:p>
    <w:p w14:paraId="465F66A7" w14:textId="60AF3A68" w:rsidR="008C5A2B" w:rsidRDefault="008C5A2B" w:rsidP="008D49D5">
      <w:pPr>
        <w:pStyle w:val="Ttesto"/>
        <w:ind w:left="0"/>
      </w:pPr>
      <w:r>
        <w:t xml:space="preserve">1) </w:t>
      </w:r>
      <w:r w:rsidR="00982CFA">
        <w:t>Attività</w:t>
      </w:r>
      <w:r>
        <w:t xml:space="preserve"> </w:t>
      </w:r>
      <w:r w:rsidR="00982CFA">
        <w:t>di</w:t>
      </w:r>
      <w:r>
        <w:t xml:space="preserve"> ricerca e preferenze degli utenti:</w:t>
      </w:r>
    </w:p>
    <w:p w14:paraId="54F1FA1F" w14:textId="3CC386A1" w:rsidR="008C5A2B" w:rsidRDefault="008C5A2B" w:rsidP="008D49D5">
      <w:pPr>
        <w:pStyle w:val="Ttesto"/>
        <w:ind w:left="0"/>
      </w:pPr>
      <w:r>
        <w:t xml:space="preserve">   - Esplorazione delle ricerche sull'ansia e delle applicazioni esistenti sul mercato</w:t>
      </w:r>
      <w:r w:rsidR="00982CFA">
        <w:t>;</w:t>
      </w:r>
    </w:p>
    <w:p w14:paraId="62154EDA" w14:textId="7D78574C" w:rsidR="008C5A2B" w:rsidRDefault="008C5A2B" w:rsidP="008D49D5">
      <w:pPr>
        <w:pStyle w:val="Ttesto"/>
        <w:ind w:left="0"/>
      </w:pPr>
      <w:r>
        <w:t xml:space="preserve">   - Analisi dei dati di Google Trends relativi all'ansia</w:t>
      </w:r>
      <w:r w:rsidR="00982CFA">
        <w:t>;</w:t>
      </w:r>
    </w:p>
    <w:p w14:paraId="667EE7FF" w14:textId="5811EEB2" w:rsidR="008C5A2B" w:rsidRDefault="008C5A2B" w:rsidP="008D49D5">
      <w:pPr>
        <w:pStyle w:val="Ttesto"/>
        <w:ind w:left="0"/>
      </w:pPr>
      <w:r>
        <w:t xml:space="preserve">   - Utilizzo di Google Form per la raccolta di dati</w:t>
      </w:r>
      <w:r w:rsidR="00982CFA">
        <w:t>;</w:t>
      </w:r>
    </w:p>
    <w:p w14:paraId="2D970392" w14:textId="77777777" w:rsidR="008C5A2B" w:rsidRDefault="008C5A2B" w:rsidP="008D49D5">
      <w:pPr>
        <w:pStyle w:val="Ttesto"/>
        <w:ind w:left="0"/>
      </w:pPr>
      <w:r>
        <w:t xml:space="preserve">   - Valutazione delle tendenze e delle caratteristiche preferite dagli utenti.</w:t>
      </w:r>
    </w:p>
    <w:p w14:paraId="20C3BDDB" w14:textId="77777777" w:rsidR="008C5A2B" w:rsidRDefault="008C5A2B" w:rsidP="008D49D5">
      <w:pPr>
        <w:pStyle w:val="Ttesto"/>
        <w:ind w:left="0"/>
      </w:pPr>
      <w:r>
        <w:t>2) Redazione della documentazione.</w:t>
      </w:r>
    </w:p>
    <w:p w14:paraId="7FE08F26" w14:textId="0DCD46D9" w:rsidR="008C5A2B" w:rsidRDefault="008C5A2B" w:rsidP="008D49D5">
      <w:pPr>
        <w:pStyle w:val="Ttesto"/>
        <w:ind w:left="0"/>
      </w:pPr>
      <w:r>
        <w:t>3) Implementazione dell'applicativo mobile:</w:t>
      </w:r>
    </w:p>
    <w:p w14:paraId="64E096D8" w14:textId="4E265022" w:rsidR="008C5A2B" w:rsidRDefault="008C5A2B" w:rsidP="008D49D5">
      <w:pPr>
        <w:pStyle w:val="Ttesto"/>
        <w:ind w:left="0"/>
      </w:pPr>
      <w:r>
        <w:t xml:space="preserve">   - Creazione di wireframe e mockup per l'interfaccia utente</w:t>
      </w:r>
      <w:r w:rsidR="00982CFA">
        <w:t>;</w:t>
      </w:r>
    </w:p>
    <w:p w14:paraId="1707C7FE" w14:textId="720B480E" w:rsidR="008C5A2B" w:rsidRDefault="008C5A2B" w:rsidP="008D49D5">
      <w:pPr>
        <w:pStyle w:val="Ttesto"/>
        <w:ind w:left="0"/>
      </w:pPr>
      <w:r>
        <w:t xml:space="preserve">   - Sviluppo delle funzionalità dell'applicazione</w:t>
      </w:r>
      <w:r w:rsidR="00982CFA">
        <w:t>;</w:t>
      </w:r>
    </w:p>
    <w:p w14:paraId="7B02A1A9" w14:textId="209027DA" w:rsidR="008C5A2B" w:rsidRDefault="008C5A2B" w:rsidP="008D49D5">
      <w:pPr>
        <w:pStyle w:val="Ttesto"/>
        <w:ind w:left="0"/>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53" w:name="_Toc175647157"/>
      <w:r>
        <w:t>Cos’è l’ansia</w:t>
      </w:r>
      <w:bookmarkEnd w:id="53"/>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73996D1" w14:textId="77777777" w:rsidR="0052112F" w:rsidRDefault="0052112F" w:rsidP="008C5A2B">
      <w:pPr>
        <w:pStyle w:val="TitoloT"/>
        <w:numPr>
          <w:ilvl w:val="0"/>
          <w:numId w:val="0"/>
        </w:numPr>
        <w:ind w:left="426"/>
        <w:rPr>
          <w:ins w:id="54" w:author="LARA LONGHI" w:date="2024-08-07T10:35:00Z" w16du:dateUtc="2024-08-07T08:35:00Z"/>
        </w:rPr>
        <w:sectPr w:rsidR="0052112F" w:rsidSect="00AF406B">
          <w:headerReference w:type="even" r:id="rId27"/>
          <w:headerReference w:type="default" r:id="rId28"/>
          <w:footerReference w:type="even" r:id="rId29"/>
          <w:footerReference w:type="default" r:id="rId30"/>
          <w:pgSz w:w="11906" w:h="16838" w:code="9"/>
          <w:pgMar w:top="1701" w:right="1701" w:bottom="1701" w:left="1701" w:header="709" w:footer="709" w:gutter="0"/>
          <w:cols w:space="708"/>
          <w:docGrid w:linePitch="360"/>
        </w:sectPr>
      </w:pPr>
    </w:p>
    <w:p w14:paraId="3903DE76" w14:textId="697949F9" w:rsidR="008C5A2B" w:rsidRPr="00F90B5C" w:rsidDel="0052112F" w:rsidRDefault="008C5A2B" w:rsidP="008C5A2B">
      <w:pPr>
        <w:pStyle w:val="TitoloT"/>
        <w:numPr>
          <w:ilvl w:val="0"/>
          <w:numId w:val="0"/>
        </w:numPr>
        <w:ind w:left="426"/>
        <w:rPr>
          <w:del w:id="67" w:author="LARA LONGHI" w:date="2024-08-07T10:35:00Z" w16du:dateUtc="2024-08-07T08:35:00Z"/>
        </w:rPr>
      </w:pPr>
      <w:bookmarkStart w:id="68" w:name="_Toc173919859"/>
      <w:bookmarkStart w:id="69" w:name="_Toc173920032"/>
      <w:bookmarkStart w:id="70" w:name="_Toc173921232"/>
      <w:bookmarkStart w:id="71" w:name="_Toc173922337"/>
      <w:bookmarkStart w:id="72" w:name="_Toc173929866"/>
      <w:bookmarkStart w:id="73" w:name="_Toc175647158"/>
      <w:bookmarkEnd w:id="68"/>
      <w:bookmarkEnd w:id="69"/>
      <w:bookmarkEnd w:id="70"/>
      <w:bookmarkEnd w:id="71"/>
      <w:bookmarkEnd w:id="72"/>
      <w:bookmarkEnd w:id="73"/>
    </w:p>
    <w:p w14:paraId="6F18B650" w14:textId="77777777" w:rsidR="008433CF" w:rsidRDefault="008433CF" w:rsidP="009375BD">
      <w:pPr>
        <w:pStyle w:val="TitoloT"/>
        <w:ind w:left="426"/>
      </w:pPr>
      <w:bookmarkStart w:id="74" w:name="_Toc175647159"/>
      <w:r w:rsidRPr="00F90B5C">
        <w:t>Attività di ricerca</w:t>
      </w:r>
      <w:bookmarkEnd w:id="74"/>
    </w:p>
    <w:p w14:paraId="39A2613A" w14:textId="637C746F" w:rsidR="009B5806" w:rsidRDefault="00FE3C04" w:rsidP="004C1361">
      <w:pPr>
        <w:pStyle w:val="Ttesto"/>
      </w:pPr>
      <w:r>
        <w:t>In questa sessione</w:t>
      </w:r>
      <w:commentRangeStart w:id="75"/>
      <w:r w:rsidR="009B5806">
        <w:t xml:space="preserve"> </w:t>
      </w:r>
      <w:commentRangeEnd w:id="75"/>
      <w:r w:rsidR="009B5806">
        <w:commentReference w:id="75"/>
      </w:r>
      <w:r w:rsidR="009B5806">
        <w:t>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76" w:name="_Toc175647160"/>
      <w:r w:rsidRPr="009B5806">
        <w:t xml:space="preserve">Raccolta di </w:t>
      </w:r>
      <w:r>
        <w:t>d</w:t>
      </w:r>
      <w:r w:rsidRPr="009B5806">
        <w:t xml:space="preserve">ati </w:t>
      </w:r>
      <w:r>
        <w:t>da diversi s</w:t>
      </w:r>
      <w:r w:rsidRPr="009B5806">
        <w:t>tudi sull'</w:t>
      </w:r>
      <w:r>
        <w:t>a</w:t>
      </w:r>
      <w:r w:rsidRPr="009B5806">
        <w:t>nsia</w:t>
      </w:r>
      <w:bookmarkEnd w:id="76"/>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pratiche di mindfulness, comunicazione tra la community, esercizi fisici e di yoga, frasi motivazionali, terapia e coaching online, attività consigliate e messaggi interattivi. Una significativa percentuale delle app (66%) non richiede </w:t>
      </w:r>
      <w:r>
        <w:lastRenderedPageBreak/>
        <w:t>autenticazione, il che favorisce l’anonimato degli utenti, sebbene l’autenticazione possa migliorare la gestione della privacy.</w:t>
      </w:r>
    </w:p>
    <w:p w14:paraId="79CD7144" w14:textId="5A37054B" w:rsidR="003C65ED" w:rsidRDefault="003C65ED" w:rsidP="00FE3C04">
      <w:pPr>
        <w:pStyle w:val="Ttesto"/>
        <w:ind w:left="708"/>
      </w:pPr>
      <w:r>
        <w:t>Particolare attenzione è stata rivolta all'utilizzo della Terapia Cognitivo-Comportamentale (CBT). La CBT è un approccio psicoterapeutico che mira a modificare pensieri, emozioni e comportamenti disfunzionali, basandosi sull'idea che i pensieri influenzano i sentimenti e i comportamenti. Cambiando questi pensieri, si possono ottenere miglioramenti nel benessere emotivo e nel comportamento</w:t>
      </w:r>
      <w:r w:rsidR="00FE3C04">
        <w:t>.</w:t>
      </w:r>
    </w:p>
    <w:p w14:paraId="35BF5E6C" w14:textId="10911762" w:rsidR="00FE3C04" w:rsidRDefault="003C65ED" w:rsidP="003C65ED">
      <w:pPr>
        <w:pStyle w:val="Ttesto"/>
        <w:ind w:left="708"/>
      </w:pPr>
      <w:r>
        <w:t xml:space="preserve">Un esempio di utilizzo della CBT nelle app è fornito da Sensa, </w:t>
      </w:r>
      <w:r w:rsidR="009076F0">
        <w:t>una app</w:t>
      </w:r>
      <w:r>
        <w:t xml:space="preserve"> che integra lezioni e compiti giornalieri per promuovere uno stile di vita sano,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0BD2EC49" w:rsidR="00E34B52" w:rsidRDefault="00E34B52" w:rsidP="003C65ED">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w:t>
      </w:r>
      <w:r>
        <w:lastRenderedPageBreak/>
        <w:t xml:space="preserve">migliorare il benessere psicologico. L’efficacia della terapia cognitivo-comportamentale digitale (dCBT-I) nel trattamento dell’insonnia e dei sintomi 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402B513F" w:rsidR="008433CF" w:rsidRDefault="004E6F07" w:rsidP="00DA66E2">
      <w:pPr>
        <w:pStyle w:val="TParagrafo"/>
        <w:numPr>
          <w:ilvl w:val="1"/>
          <w:numId w:val="1"/>
        </w:numPr>
      </w:pPr>
      <w:bookmarkStart w:id="77" w:name="_Toc175647161"/>
      <w:r>
        <w:t>Analisi dei trend di mercato</w:t>
      </w:r>
      <w:bookmarkEnd w:id="77"/>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03E30CFA" w14:textId="1AE8CA3E" w:rsidR="005C0E6D" w:rsidRPr="002E09DC" w:rsidRDefault="005C0E6D" w:rsidP="00F522E4">
      <w:pPr>
        <w:pStyle w:val="img"/>
      </w:pPr>
      <w:r w:rsidRPr="002E09DC">
        <w:t xml:space="preserve">Grafico 1: </w:t>
      </w:r>
      <w:r w:rsidR="002E09DC">
        <w:t>Analisi delle ricerche effettuate</w:t>
      </w:r>
      <w:r w:rsidRPr="002E09DC">
        <w:t xml:space="preserve"> inerenti all’ansia</w:t>
      </w:r>
    </w:p>
    <w:p w14:paraId="52EAF190" w14:textId="77777777" w:rsidR="00E34F1C" w:rsidRDefault="00E974E4" w:rsidP="00C77C74">
      <w:pPr>
        <w:pStyle w:val="Ttesto"/>
        <w:ind w:left="708"/>
        <w:jc w:val="right"/>
        <w:rPr>
          <w:rStyle w:val="imgCarattere"/>
        </w:rPr>
      </w:pPr>
      <w:r>
        <w:rPr>
          <w:noProof/>
        </w:rPr>
        <w:drawing>
          <wp:inline distT="0" distB="0" distL="0" distR="0" wp14:anchorId="6E5D5023" wp14:editId="6C679F86">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p>
    <w:p w14:paraId="7A6E9C1F" w14:textId="78B0975A" w:rsidR="007239EB" w:rsidRPr="007239EB" w:rsidRDefault="00E34F1C" w:rsidP="00E34F1C">
      <w:pPr>
        <w:pStyle w:val="Ttesto"/>
        <w:spacing w:after="240"/>
        <w:ind w:left="708"/>
        <w:jc w:val="left"/>
        <w:rPr>
          <w:rStyle w:val="Enfasidelicata"/>
          <w:sz w:val="12"/>
          <w:szCs w:val="12"/>
        </w:rPr>
      </w:pPr>
      <w:r>
        <w:rPr>
          <w:rStyle w:val="imgCarattere"/>
        </w:rPr>
        <w:t xml:space="preserve">Fonte: </w:t>
      </w:r>
      <w:r w:rsidR="00AE12E6">
        <w:rPr>
          <w:rStyle w:val="imgCarattere"/>
        </w:rPr>
        <w:t>Google Trends</w:t>
      </w:r>
      <w:r w:rsidR="00C77C74">
        <w:rPr>
          <w:rStyle w:val="imgCarattere"/>
        </w:rPr>
        <w:t>, data:</w:t>
      </w:r>
      <w:r w:rsidR="009D2CD3">
        <w:rPr>
          <w:rStyle w:val="imgCarattere"/>
        </w:rPr>
        <w:t>02/05/2024</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lastRenderedPageBreak/>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A livello geografico, le ricerche sull'ansia si concentrano principalmente nelle regioni del sud Italia, con Basilicata, Puglia, Calabria, Sicilia e Campania in cima 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7CE0307B" w14:textId="51A71269" w:rsidR="004E6F07" w:rsidRPr="004E6F07" w:rsidRDefault="001215C9" w:rsidP="004E6F07">
      <w:pPr>
        <w:pStyle w:val="TParagrafo"/>
        <w:numPr>
          <w:ilvl w:val="1"/>
          <w:numId w:val="1"/>
        </w:numPr>
      </w:pPr>
      <w:bookmarkStart w:id="78" w:name="_Toc175647162"/>
      <w:r>
        <w:t xml:space="preserve">Studio </w:t>
      </w:r>
      <w:r w:rsidR="004E6F07" w:rsidRPr="004E6F07">
        <w:t>delle principali soluzioni sul mercato</w:t>
      </w:r>
      <w:bookmarkEnd w:id="78"/>
    </w:p>
    <w:p w14:paraId="3266CFDD" w14:textId="77777777" w:rsidR="001215C9" w:rsidRDefault="001215C9" w:rsidP="001215C9">
      <w:pPr>
        <w:pStyle w:val="Ttesto"/>
        <w:ind w:left="708"/>
      </w:pPr>
      <w:r>
        <w:t>È stata effettuata una ricerca su Playstore utilizzando il tag "ansia", selezionando 12 app con una valutazione superiore a 3 stelle. Le applicazioni con il punteggio più alto sono Wysa, Dare e Meditopia, tutte con una valutazione di 4,6 stelle.</w:t>
      </w:r>
    </w:p>
    <w:p w14:paraId="342C69D2" w14:textId="7C0E01BE" w:rsidR="001215C9" w:rsidRDefault="001215C9" w:rsidP="00257936">
      <w:pPr>
        <w:pStyle w:val="Ttesto"/>
        <w:ind w:left="1416"/>
      </w:pPr>
      <w:r>
        <w:t>-  Wysa  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Dare  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Meditopia  include meditazioni per dormire, storie della buonanotte, citazioni quotidiane, rumori bianchi, monitoraggio dei progressi, un barometro della consapevolezza e sfide interne all'app.</w:t>
      </w:r>
    </w:p>
    <w:p w14:paraId="20699DAE" w14:textId="37819C9D" w:rsidR="001215C9" w:rsidRDefault="001215C9" w:rsidP="001215C9">
      <w:pPr>
        <w:pStyle w:val="Ttesto"/>
        <w:ind w:left="708"/>
      </w:pPr>
      <w:r>
        <w:t xml:space="preserve">Inoltre, sono state identificate </w:t>
      </w:r>
      <w:r w:rsidR="007C6F9F">
        <w:t>undici</w:t>
      </w:r>
      <w:r>
        <w:t xml:space="preserve">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79" w:name="_Toc175647163"/>
      <w:r>
        <w:t>Utilizzo di Google Form per la raccolta di dati</w:t>
      </w:r>
      <w:bookmarkEnd w:id="79"/>
    </w:p>
    <w:p w14:paraId="44CC079D" w14:textId="77777777" w:rsidR="005644B3" w:rsidRPr="005644B3" w:rsidRDefault="000C3202" w:rsidP="009E5806">
      <w:pPr>
        <w:pStyle w:val="Ttesto"/>
        <w:tabs>
          <w:tab w:val="left" w:pos="851"/>
        </w:tabs>
        <w:ind w:left="708"/>
      </w:pPr>
      <w:r w:rsidRPr="005644B3">
        <w:t xml:space="preserve">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w:t>
      </w:r>
      <w:r w:rsidRPr="005644B3">
        <w:lastRenderedPageBreak/>
        <w:t>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Solo il 6,7% degli intervistati si è affidato a un'applicazione per gestire l'ansia, ma il 59,6% sarebbe interessato a provarne una. Presentata con una lista di app (potenziali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5758C593" w:rsidR="005644B3" w:rsidDel="0052112F" w:rsidRDefault="005644B3" w:rsidP="005644B3">
      <w:pPr>
        <w:pStyle w:val="Ttesto"/>
        <w:tabs>
          <w:tab w:val="left" w:pos="851"/>
        </w:tabs>
        <w:ind w:left="708"/>
        <w:rPr>
          <w:moveFrom w:id="80" w:author="LARA LONGHI" w:date="2024-08-07T10:36:00Z" w16du:dateUtc="2024-08-07T08:36:00Z"/>
          <w:noProof/>
        </w:rPr>
      </w:pPr>
      <w:moveFromRangeStart w:id="81" w:author="LARA LONGHI" w:date="2024-08-07T10:36:00Z" w:name="move173919396"/>
      <w:moveFrom w:id="82" w:author="LARA LONGHI" w:date="2024-08-07T10:36:00Z" w16du:dateUtc="2024-08-07T08:36:00Z">
        <w:r w:rsidDel="0052112F">
          <w:lastRenderedPageBreak/>
          <w:t>Quando sono state presentate diverse funzionalità basate su ricerche precedenti, solo tre hanno ricevuto il consenso di più del 50% degli intervistati: pratiche di meditazione, esercizi di respirazione e tracciamento dell'umore e dei sintomi (</w:t>
        </w:r>
        <w:r w:rsidRPr="008066A7" w:rsidDel="0052112F">
          <w:rPr>
            <w:i/>
            <w:iCs/>
          </w:rPr>
          <w:t>Grafico 2</w:t>
        </w:r>
        <w:r w:rsidDel="0052112F">
          <w:t>). Altre funzionalità suggerite includono un'esperienza immersiva in paesaggi naturali con suoni, pet therapy e consigli per prevenire gli attacchi di ansia.</w:t>
        </w:r>
        <w:r w:rsidR="008066A7" w:rsidRPr="008066A7" w:rsidDel="0052112F">
          <w:rPr>
            <w:noProof/>
          </w:rPr>
          <w:t xml:space="preserve"> </w:t>
        </w:r>
      </w:moveFrom>
    </w:p>
    <w:moveFromRangeEnd w:id="81"/>
    <w:p w14:paraId="2B2A3D64" w14:textId="57C922BD" w:rsidR="009D2CD3" w:rsidRDefault="009D2CD3" w:rsidP="00F522E4">
      <w:pPr>
        <w:pStyle w:val="img"/>
      </w:pPr>
      <w:r>
        <w:t xml:space="preserve">Grafico 2: </w:t>
      </w:r>
      <w:r>
        <w:rPr>
          <w:rStyle w:val="Enfasidelicata"/>
          <w:i/>
          <w:iCs w:val="0"/>
          <w:color w:val="auto"/>
        </w:rPr>
        <w:t xml:space="preserve">Tipologie di </w:t>
      </w:r>
      <w:r w:rsidRPr="008066A7">
        <w:rPr>
          <w:rStyle w:val="Enfasidelicata"/>
          <w:i/>
          <w:iCs w:val="0"/>
          <w:color w:val="auto"/>
        </w:rPr>
        <w:t xml:space="preserve"> funzionalità per </w:t>
      </w:r>
      <w:r w:rsidRPr="008066A7">
        <w:rPr>
          <w:rStyle w:val="Enfasicorsivo"/>
          <w:i/>
          <w:iCs w:val="0"/>
        </w:rPr>
        <w:t>l’applicazione</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58241" behindDoc="0" locked="0" layoutInCell="1" allowOverlap="1" wp14:anchorId="56936EFA" wp14:editId="1492D690">
                <wp:simplePos x="0" y="0"/>
                <wp:positionH relativeFrom="column">
                  <wp:posOffset>4921405</wp:posOffset>
                </wp:positionH>
                <wp:positionV relativeFrom="paragraph">
                  <wp:posOffset>4739</wp:posOffset>
                </wp:positionV>
                <wp:extent cx="498088" cy="215590"/>
                <wp:effectExtent l="0" t="0" r="0" b="0"/>
                <wp:wrapNone/>
                <wp:docPr id="1712168165" name="Rettango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05408" id="Rettangolo 5" o:spid="_x0000_s1026" alt="&quot;&quot;" style="position:absolute;margin-left:387.5pt;margin-top:.35pt;width:39.2pt;height:17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32">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5B4FA702" w:rsidR="008066A7" w:rsidRPr="008066A7" w:rsidRDefault="009D2CD3" w:rsidP="00D2462D">
      <w:pPr>
        <w:pStyle w:val="Fonte"/>
        <w:rPr>
          <w:rStyle w:val="Enfasidelicata"/>
          <w:i/>
          <w:iCs w:val="0"/>
          <w:color w:val="auto"/>
        </w:rPr>
      </w:pPr>
      <w:r>
        <w:rPr>
          <w:rStyle w:val="Enfasidelicata"/>
          <w:i/>
          <w:iCs w:val="0"/>
          <w:color w:val="auto"/>
        </w:rPr>
        <w:t xml:space="preserve">Fonte: </w:t>
      </w:r>
      <w:r w:rsidR="000C6886">
        <w:rPr>
          <w:rStyle w:val="Enfasidelicata"/>
          <w:i/>
          <w:iCs w:val="0"/>
          <w:color w:val="auto"/>
        </w:rPr>
        <w:t>mia</w:t>
      </w:r>
      <w:r w:rsidR="007A4D62">
        <w:rPr>
          <w:rStyle w:val="Enfasidelicata"/>
          <w:i/>
          <w:iCs w:val="0"/>
          <w:color w:val="auto"/>
        </w:rPr>
        <w:t xml:space="preserve"> indagine svolta con l’ausilio di Google Form su un campione di 60 utenti</w:t>
      </w:r>
    </w:p>
    <w:p w14:paraId="13A4FEA8" w14:textId="77777777" w:rsidR="0052112F" w:rsidRDefault="0052112F" w:rsidP="0052112F">
      <w:pPr>
        <w:pStyle w:val="Ttesto"/>
        <w:tabs>
          <w:tab w:val="left" w:pos="851"/>
        </w:tabs>
        <w:ind w:left="708"/>
        <w:rPr>
          <w:moveTo w:id="83" w:author="LARA LONGHI" w:date="2024-08-07T10:36:00Z" w16du:dateUtc="2024-08-07T08:36:00Z"/>
          <w:noProof/>
        </w:rPr>
      </w:pPr>
      <w:moveToRangeStart w:id="84" w:author="LARA LONGHI" w:date="2024-08-07T10:36:00Z" w:name="move173919396"/>
      <w:moveTo w:id="85" w:author="LARA LONGHI" w:date="2024-08-07T10:36:00Z" w16du:dateUtc="2024-08-07T08:36:00Z">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Altre funzionalità suggerite includono un'esperienza immersiva in paesaggi naturali con suoni, pet therapy e consigli per prevenire gli attacchi di ansia.</w:t>
        </w:r>
        <w:r w:rsidRPr="008066A7">
          <w:rPr>
            <w:noProof/>
          </w:rPr>
          <w:t xml:space="preserve"> </w:t>
        </w:r>
      </w:moveTo>
    </w:p>
    <w:p w14:paraId="00E85487" w14:textId="1497B8FA" w:rsidR="005644B3" w:rsidDel="0052112F" w:rsidRDefault="005644B3" w:rsidP="005644B3">
      <w:pPr>
        <w:pStyle w:val="Ttesto"/>
        <w:tabs>
          <w:tab w:val="left" w:pos="851"/>
        </w:tabs>
        <w:ind w:left="708"/>
        <w:rPr>
          <w:moveFrom w:id="86" w:author="LARA LONGHI" w:date="2024-08-07T10:36:00Z" w16du:dateUtc="2024-08-07T08:36:00Z"/>
        </w:rPr>
      </w:pPr>
      <w:moveFromRangeStart w:id="87" w:author="LARA LONGHI" w:date="2024-08-07T10:36:00Z" w:name="move173919432"/>
      <w:moveToRangeEnd w:id="84"/>
      <w:moveFrom w:id="88" w:author="LARA LONGHI" w:date="2024-08-07T10:36:00Z" w16du:dateUtc="2024-08-07T08:36:00Z">
        <w:r w:rsidDel="0052112F">
          <w:t>Inoltre, il 65% degli utenti trova interessante l'idea che l'applicazione presenti grafiche e logiche simili a videogiochi (</w:t>
        </w:r>
        <w:r w:rsidRPr="008066A7" w:rsidDel="0052112F">
          <w:rPr>
            <w:i/>
            <w:iCs/>
          </w:rPr>
          <w:t>Grafico 3</w:t>
        </w:r>
        <w:r w:rsidDel="0052112F">
          <w:t>). Approfondendo ulteriormente i temi che gli utenti trovano più attraenti, si è scoperto che preferiscono ambienti rilassanti, escursioni in montagna, esplorazioni di luoghi esotici e navigazioni in barca.</w:t>
        </w:r>
      </w:moveFrom>
    </w:p>
    <w:moveFromRangeEnd w:id="87"/>
    <w:p w14:paraId="787BAF44" w14:textId="24F8EEFE" w:rsidR="00BD0D21" w:rsidDel="0052112F" w:rsidRDefault="00BD0D21" w:rsidP="005644B3">
      <w:pPr>
        <w:pStyle w:val="Ttesto"/>
        <w:tabs>
          <w:tab w:val="left" w:pos="851"/>
        </w:tabs>
        <w:ind w:left="708"/>
        <w:rPr>
          <w:del w:id="89" w:author="LARA LONGHI" w:date="2024-08-07T10:35:00Z" w16du:dateUtc="2024-08-07T08:35:00Z"/>
        </w:rPr>
      </w:pPr>
    </w:p>
    <w:p w14:paraId="5A45987B" w14:textId="7CF5424A" w:rsidR="00BD0D21" w:rsidDel="0052112F" w:rsidRDefault="00BD0D21" w:rsidP="005644B3">
      <w:pPr>
        <w:pStyle w:val="Ttesto"/>
        <w:tabs>
          <w:tab w:val="left" w:pos="851"/>
        </w:tabs>
        <w:ind w:left="708"/>
        <w:rPr>
          <w:del w:id="90" w:author="LARA LONGHI" w:date="2024-08-07T10:35:00Z" w16du:dateUtc="2024-08-07T08:35:00Z"/>
        </w:rPr>
      </w:pPr>
    </w:p>
    <w:p w14:paraId="458E74E4" w14:textId="67FCFDAD" w:rsidR="00BD0D21" w:rsidDel="0052112F" w:rsidRDefault="00BD0D21" w:rsidP="005644B3">
      <w:pPr>
        <w:pStyle w:val="Ttesto"/>
        <w:tabs>
          <w:tab w:val="left" w:pos="851"/>
        </w:tabs>
        <w:ind w:left="708"/>
        <w:rPr>
          <w:del w:id="91" w:author="LARA LONGHI" w:date="2024-08-07T10:35:00Z" w16du:dateUtc="2024-08-07T08:35:00Z"/>
        </w:rPr>
      </w:pPr>
    </w:p>
    <w:p w14:paraId="4D1BB997" w14:textId="6F9CCC28" w:rsidR="00BD0D21" w:rsidDel="0052112F" w:rsidRDefault="00BD0D21" w:rsidP="005644B3">
      <w:pPr>
        <w:pStyle w:val="Ttesto"/>
        <w:tabs>
          <w:tab w:val="left" w:pos="851"/>
        </w:tabs>
        <w:ind w:left="708"/>
        <w:rPr>
          <w:del w:id="92" w:author="LARA LONGHI" w:date="2024-08-07T10:35:00Z" w16du:dateUtc="2024-08-07T08:35:00Z"/>
        </w:rPr>
      </w:pPr>
    </w:p>
    <w:p w14:paraId="45E1A16E" w14:textId="6D511377" w:rsidR="00BD0D21" w:rsidDel="0052112F" w:rsidRDefault="00BD0D21" w:rsidP="005644B3">
      <w:pPr>
        <w:pStyle w:val="Ttesto"/>
        <w:tabs>
          <w:tab w:val="left" w:pos="851"/>
        </w:tabs>
        <w:ind w:left="708"/>
        <w:rPr>
          <w:del w:id="93" w:author="LARA LONGHI" w:date="2024-08-07T10:35:00Z" w16du:dateUtc="2024-08-07T08:35:00Z"/>
        </w:rPr>
      </w:pPr>
    </w:p>
    <w:p w14:paraId="5F2B4304" w14:textId="5A649CA9" w:rsidR="00BD0D21" w:rsidDel="0052112F" w:rsidRDefault="00BD0D21" w:rsidP="005644B3">
      <w:pPr>
        <w:pStyle w:val="Ttesto"/>
        <w:tabs>
          <w:tab w:val="left" w:pos="851"/>
        </w:tabs>
        <w:ind w:left="708"/>
        <w:rPr>
          <w:del w:id="94" w:author="LARA LONGHI" w:date="2024-08-07T10:35:00Z" w16du:dateUtc="2024-08-07T08:35:00Z"/>
        </w:rPr>
      </w:pPr>
    </w:p>
    <w:p w14:paraId="62F54D07" w14:textId="16755A29" w:rsidR="00BD0D21" w:rsidRDefault="00BD0D21" w:rsidP="00F522E4">
      <w:pPr>
        <w:pStyle w:val="img"/>
      </w:pPr>
      <w:r>
        <w:rPr>
          <w:noProof/>
        </w:rPr>
        <mc:AlternateContent>
          <mc:Choice Requires="wps">
            <w:drawing>
              <wp:anchor distT="0" distB="0" distL="114300" distR="114300" simplePos="0" relativeHeight="251658253" behindDoc="0" locked="0" layoutInCell="1" allowOverlap="1" wp14:anchorId="2F108D85" wp14:editId="720CB46B">
                <wp:simplePos x="0" y="0"/>
                <wp:positionH relativeFrom="column">
                  <wp:posOffset>4844572</wp:posOffset>
                </wp:positionH>
                <wp:positionV relativeFrom="paragraph">
                  <wp:posOffset>151660</wp:posOffset>
                </wp:positionV>
                <wp:extent cx="627233" cy="264496"/>
                <wp:effectExtent l="0" t="0" r="1905" b="2540"/>
                <wp:wrapNone/>
                <wp:docPr id="1912975278" name="Rettangolo 17"/>
                <wp:cNvGraphicFramePr/>
                <a:graphic xmlns:a="http://schemas.openxmlformats.org/drawingml/2006/main">
                  <a:graphicData uri="http://schemas.microsoft.com/office/word/2010/wordprocessingShape">
                    <wps:wsp>
                      <wps:cNvSpPr/>
                      <wps:spPr>
                        <a:xfrm>
                          <a:off x="0" y="0"/>
                          <a:ext cx="627233" cy="26449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527A2" id="Rettangolo 17" o:spid="_x0000_s1026" style="position:absolute;margin-left:381.45pt;margin-top:11.95pt;width:49.4pt;height:20.8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" fillcolor="white [3212]" stroked="f" strokeweight="1pt"/>
            </w:pict>
          </mc:Fallback>
        </mc:AlternateContent>
      </w:r>
      <w:r>
        <w:t>Grafico 3: Elementi dei videogiochi</w:t>
      </w:r>
    </w:p>
    <w:p w14:paraId="0ABE0C89" w14:textId="58824957" w:rsidR="00BD0D21" w:rsidRDefault="008066A7" w:rsidP="00D2462D">
      <w:pPr>
        <w:pStyle w:val="Fonte"/>
        <w:rPr>
          <w:ins w:id="95" w:author="LARA LONGHI" w:date="2024-08-07T10:36:00Z" w16du:dateUtc="2024-08-07T08:36:00Z"/>
          <w:rStyle w:val="Enfasidelicata"/>
          <w:i/>
          <w:iCs w:val="0"/>
          <w:color w:val="auto"/>
        </w:rPr>
      </w:pPr>
      <w:r>
        <w:rPr>
          <w:noProof/>
        </w:rPr>
        <w:drawing>
          <wp:inline distT="0" distB="0" distL="0" distR="0" wp14:anchorId="0E35A2D7" wp14:editId="05536C1F">
            <wp:extent cx="4971599" cy="2256350"/>
            <wp:effectExtent l="0" t="0" r="635"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33" cstate="print">
                      <a:extLst>
                        <a:ext uri="{28A0092B-C50C-407E-A947-70E740481C1C}">
                          <a14:useLocalDpi xmlns:a14="http://schemas.microsoft.com/office/drawing/2010/main" val="0"/>
                        </a:ext>
                      </a:extLst>
                    </a:blip>
                    <a:srcRect l="8677" t="21291" r="22188" b="22417"/>
                    <a:stretch/>
                  </pic:blipFill>
                  <pic:spPr bwMode="auto">
                    <a:xfrm>
                      <a:off x="0" y="0"/>
                      <a:ext cx="5068475" cy="2300317"/>
                    </a:xfrm>
                    <a:prstGeom prst="rect">
                      <a:avLst/>
                    </a:prstGeom>
                    <a:ln>
                      <a:noFill/>
                    </a:ln>
                    <a:extLst>
                      <a:ext uri="{53640926-AAD7-44D8-BBD7-CCE9431645EC}">
                        <a14:shadowObscured xmlns:a14="http://schemas.microsoft.com/office/drawing/2010/main"/>
                      </a:ext>
                    </a:extLst>
                  </pic:spPr>
                </pic:pic>
              </a:graphicData>
            </a:graphic>
          </wp:inline>
        </w:drawing>
      </w:r>
      <w:r>
        <w:br/>
      </w:r>
      <w:r w:rsidR="00BD0D21">
        <w:rPr>
          <w:rStyle w:val="Enfasidelicata"/>
          <w:i/>
          <w:iCs w:val="0"/>
          <w:color w:val="auto"/>
        </w:rPr>
        <w:t xml:space="preserve">Fonte: </w:t>
      </w:r>
      <w:r w:rsidR="000C6886">
        <w:rPr>
          <w:rStyle w:val="Enfasidelicata"/>
          <w:i/>
          <w:iCs w:val="0"/>
          <w:color w:val="auto"/>
        </w:rPr>
        <w:t>mia</w:t>
      </w:r>
      <w:r w:rsidR="00BD0D21">
        <w:rPr>
          <w:rStyle w:val="Enfasidelicata"/>
          <w:i/>
          <w:iCs w:val="0"/>
          <w:color w:val="auto"/>
        </w:rPr>
        <w:t xml:space="preserve"> indagine svolta con l’ausilio di Google Form su un campione di 60 utenti</w:t>
      </w:r>
    </w:p>
    <w:p w14:paraId="4EC87256" w14:textId="77777777" w:rsidR="0052112F" w:rsidRDefault="0052112F" w:rsidP="0052112F">
      <w:pPr>
        <w:pStyle w:val="Ttesto"/>
        <w:tabs>
          <w:tab w:val="left" w:pos="851"/>
        </w:tabs>
        <w:ind w:left="708"/>
        <w:rPr>
          <w:moveTo w:id="96" w:author="LARA LONGHI" w:date="2024-08-07T10:36:00Z" w16du:dateUtc="2024-08-07T08:36:00Z"/>
        </w:rPr>
      </w:pPr>
      <w:moveToRangeStart w:id="97" w:author="LARA LONGHI" w:date="2024-08-07T10:36:00Z" w:name="move173919432"/>
      <w:moveTo w:id="98" w:author="LARA LONGHI" w:date="2024-08-07T10:36:00Z" w16du:dateUtc="2024-08-07T08:36:00Z">
        <w:r>
          <w:t>Inoltre, il 65% degli utenti trova interessante l'idea che l'applicazione presenti grafiche e logiche simili a videogiochi (</w:t>
        </w:r>
        <w:r w:rsidRPr="008066A7">
          <w:rPr>
            <w:i/>
            <w:iCs/>
          </w:rPr>
          <w:t>Grafico 3</w:t>
        </w:r>
        <w:r>
          <w:t xml:space="preserve">). Approfondendo ulteriormente </w:t>
        </w:r>
        <w:r>
          <w:lastRenderedPageBreak/>
          <w:t>i temi che gli utenti trovano più attraenti, si è scoperto che preferiscono ambienti rilassanti, escursioni in montagna, esplorazioni di luoghi esotici e navigazioni in barca.</w:t>
        </w:r>
      </w:moveTo>
    </w:p>
    <w:moveToRangeEnd w:id="97"/>
    <w:p w14:paraId="7B441384" w14:textId="77777777" w:rsidR="0052112F" w:rsidRDefault="0052112F" w:rsidP="00D2462D">
      <w:pPr>
        <w:pStyle w:val="Fonte"/>
        <w:rPr>
          <w:ins w:id="99" w:author="LARA LONGHI" w:date="2024-08-07T10:37:00Z" w16du:dateUtc="2024-08-07T08:37:00Z"/>
          <w:rStyle w:val="Enfasidelicata"/>
          <w:i/>
          <w:iCs w:val="0"/>
          <w:color w:val="auto"/>
        </w:rPr>
        <w:sectPr w:rsidR="0052112F" w:rsidSect="00AF406B">
          <w:pgSz w:w="11906" w:h="16838" w:code="9"/>
          <w:pgMar w:top="1701" w:right="1701" w:bottom="1701" w:left="1701" w:header="709" w:footer="709" w:gutter="0"/>
          <w:cols w:space="708"/>
          <w:docGrid w:linePitch="360"/>
        </w:sectPr>
      </w:pPr>
    </w:p>
    <w:p w14:paraId="2EEB7A9C" w14:textId="0F804F33" w:rsidR="0052112F" w:rsidDel="0052112F" w:rsidRDefault="0052112F" w:rsidP="00D2462D">
      <w:pPr>
        <w:pStyle w:val="Fonte"/>
        <w:rPr>
          <w:del w:id="100" w:author="LARA LONGHI" w:date="2024-08-07T10:37:00Z" w16du:dateUtc="2024-08-07T08:37:00Z"/>
          <w:rStyle w:val="Enfasidelicata"/>
          <w:i/>
          <w:iCs w:val="0"/>
          <w:color w:val="auto"/>
        </w:rPr>
      </w:pPr>
    </w:p>
    <w:p w14:paraId="2F6BBB2C" w14:textId="77777777" w:rsidR="0052112F" w:rsidRDefault="0052112F" w:rsidP="00BD0D21">
      <w:pPr>
        <w:pStyle w:val="Ttesto"/>
        <w:rPr>
          <w:ins w:id="101" w:author="LARA LONGHI" w:date="2024-08-07T10:37:00Z" w16du:dateUtc="2024-08-07T08:37:00Z"/>
          <w:rStyle w:val="Enfasidelicata"/>
          <w:i w:val="0"/>
          <w:iCs w:val="0"/>
          <w:color w:val="auto"/>
        </w:rPr>
        <w:sectPr w:rsidR="0052112F" w:rsidSect="00AF406B">
          <w:pgSz w:w="11906" w:h="16838" w:code="9"/>
          <w:pgMar w:top="1701" w:right="1701" w:bottom="1701" w:left="1701" w:header="709" w:footer="709" w:gutter="0"/>
          <w:cols w:space="708"/>
          <w:docGrid w:linePitch="360"/>
        </w:sectPr>
      </w:pPr>
    </w:p>
    <w:p w14:paraId="7D8C987E" w14:textId="72E82008" w:rsidR="00BD0D21" w:rsidRPr="008066A7" w:rsidDel="0052112F" w:rsidRDefault="00BD0D21" w:rsidP="00BD0D21">
      <w:pPr>
        <w:pStyle w:val="Ttesto"/>
        <w:rPr>
          <w:del w:id="102" w:author="LARA LONGHI" w:date="2024-08-07T10:37:00Z" w16du:dateUtc="2024-08-07T08:37:00Z"/>
          <w:rStyle w:val="Enfasidelicata"/>
          <w:i w:val="0"/>
          <w:iCs w:val="0"/>
          <w:color w:val="auto"/>
        </w:rPr>
      </w:pPr>
      <w:bookmarkStart w:id="103" w:name="_Toc173919865"/>
      <w:bookmarkStart w:id="104" w:name="_Toc173920038"/>
      <w:bookmarkStart w:id="105" w:name="_Toc173921238"/>
      <w:bookmarkStart w:id="106" w:name="_Toc173922343"/>
      <w:bookmarkStart w:id="107" w:name="_Toc173929872"/>
      <w:bookmarkStart w:id="108" w:name="_Toc175647164"/>
      <w:bookmarkEnd w:id="103"/>
      <w:bookmarkEnd w:id="104"/>
      <w:bookmarkEnd w:id="105"/>
      <w:bookmarkEnd w:id="106"/>
      <w:bookmarkEnd w:id="107"/>
      <w:bookmarkEnd w:id="108"/>
    </w:p>
    <w:p w14:paraId="77EB10CD" w14:textId="29E33871" w:rsidR="005644B3" w:rsidRDefault="00E25242" w:rsidP="00E25242">
      <w:pPr>
        <w:pStyle w:val="TitoloT"/>
        <w:ind w:left="426"/>
      </w:pPr>
      <w:bookmarkStart w:id="109" w:name="_Toc175647165"/>
      <w:r>
        <w:t>Documentazione</w:t>
      </w:r>
      <w:bookmarkEnd w:id="109"/>
    </w:p>
    <w:p w14:paraId="37F3D834" w14:textId="77777777" w:rsidR="005B61D8" w:rsidRDefault="005B61D8" w:rsidP="005B61D8">
      <w:pPr>
        <w:pStyle w:val="Ttesto"/>
      </w:pPr>
      <w:r w:rsidRPr="00A2752C">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110" w:name="_Toc175647166"/>
      <w:r w:rsidRPr="005B61D8">
        <w:t>Introduzione</w:t>
      </w:r>
      <w:bookmarkEnd w:id="110"/>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383C">
      <w:pPr>
        <w:pStyle w:val="Tsottopara"/>
      </w:pPr>
      <w:r w:rsidRPr="00A2752C">
        <w:t xml:space="preserve"> </w:t>
      </w:r>
      <w:bookmarkStart w:id="111" w:name="_Toc175647167"/>
      <w:r w:rsidRPr="00A2752C">
        <w:t>Obiettivo</w:t>
      </w:r>
      <w:bookmarkEnd w:id="111"/>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383C">
      <w:pPr>
        <w:pStyle w:val="Tsottopara"/>
      </w:pPr>
      <w:r w:rsidRPr="00A2752C">
        <w:t xml:space="preserve"> </w:t>
      </w:r>
      <w:bookmarkStart w:id="112" w:name="_Toc175647168"/>
      <w:r w:rsidRPr="00A2752C">
        <w:t>Scopo</w:t>
      </w:r>
      <w:bookmarkEnd w:id="112"/>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113" w:name="_Toc175647169"/>
      <w:r>
        <w:t>Descrizione generale</w:t>
      </w:r>
      <w:bookmarkEnd w:id="113"/>
    </w:p>
    <w:p w14:paraId="39E40DB7" w14:textId="77777777" w:rsidR="005B61D8" w:rsidRPr="00A2752C" w:rsidRDefault="005B61D8" w:rsidP="005B383C">
      <w:pPr>
        <w:pStyle w:val="Tsottopara"/>
      </w:pPr>
      <w:bookmarkStart w:id="114" w:name="_Toc175647170"/>
      <w:r w:rsidRPr="00A2752C">
        <w:t>Prospettiva del prodotto</w:t>
      </w:r>
      <w:bookmarkEnd w:id="114"/>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383C">
      <w:pPr>
        <w:pStyle w:val="Tsottopara"/>
      </w:pPr>
      <w:bookmarkStart w:id="115" w:name="_Toc175647171"/>
      <w:r w:rsidRPr="00F2068E">
        <w:t>Funzionalità del Prodotto</w:t>
      </w:r>
      <w:bookmarkEnd w:id="115"/>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214D7D09" w:rsidR="005B61D8" w:rsidRDefault="005B61D8" w:rsidP="005B61D8">
      <w:pPr>
        <w:pStyle w:val="Ttesto"/>
        <w:numPr>
          <w:ilvl w:val="0"/>
          <w:numId w:val="21"/>
        </w:numPr>
      </w:pPr>
      <w:r w:rsidRPr="00F2068E">
        <w:t>Esercizi di Respirazione Guidata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6944CC4" w:rsidR="005B61D8" w:rsidRDefault="005B61D8" w:rsidP="005B61D8">
      <w:pPr>
        <w:pStyle w:val="Ttesto"/>
        <w:numPr>
          <w:ilvl w:val="0"/>
          <w:numId w:val="21"/>
        </w:numPr>
      </w:pPr>
      <w:r w:rsidRPr="00F2068E">
        <w:t>Pratiche di Meditazione</w:t>
      </w:r>
    </w:p>
    <w:p w14:paraId="06A722EC" w14:textId="77777777" w:rsidR="005B61D8" w:rsidRDefault="005B61D8" w:rsidP="005B61D8">
      <w:pPr>
        <w:pStyle w:val="Ttesto"/>
        <w:ind w:left="1416"/>
      </w:pPr>
      <w:r w:rsidRPr="00F2068E">
        <w:lastRenderedPageBreak/>
        <w:t>L'app include audio-guide per meditazioni guidate, progettate per aiutare gli utenti a raggiungere uno stato di calma e a ridurre lo stress.</w:t>
      </w:r>
    </w:p>
    <w:p w14:paraId="54F371F4" w14:textId="6996C2E5" w:rsidR="005B61D8" w:rsidRDefault="005B61D8" w:rsidP="005B61D8">
      <w:pPr>
        <w:pStyle w:val="Ttesto"/>
        <w:numPr>
          <w:ilvl w:val="0"/>
          <w:numId w:val="21"/>
        </w:numPr>
      </w:pPr>
      <w:r w:rsidRPr="00F2068E">
        <w:t>Tracciamento dell'Umore e dei Sintomi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222BDBE2" w:rsidR="005B61D8" w:rsidRDefault="005B61D8" w:rsidP="005B61D8">
      <w:pPr>
        <w:pStyle w:val="Ttesto"/>
        <w:numPr>
          <w:ilvl w:val="0"/>
          <w:numId w:val="21"/>
        </w:numPr>
      </w:pPr>
      <w:r w:rsidRPr="00F2068E">
        <w:t>Supporto Interattivo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383C">
      <w:pPr>
        <w:pStyle w:val="Tsottopara"/>
      </w:pPr>
      <w:bookmarkStart w:id="116" w:name="_Toc175647172"/>
      <w:r w:rsidRPr="004803E0">
        <w:t>Caratteristiche dell’utente</w:t>
      </w:r>
      <w:bookmarkEnd w:id="116"/>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117" w:name="_Toc175647173"/>
      <w:r>
        <w:t>Requisiti specifici</w:t>
      </w:r>
      <w:bookmarkEnd w:id="117"/>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5B383C">
      <w:pPr>
        <w:pStyle w:val="Tsottopara"/>
      </w:pPr>
      <w:bookmarkStart w:id="118" w:name="_Toc175647174"/>
      <w:r w:rsidRPr="00007DD4">
        <w:t>Requisiti dell’interfaccia esterna</w:t>
      </w:r>
      <w:bookmarkEnd w:id="118"/>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5B383C">
      <w:pPr>
        <w:pStyle w:val="Tsottopara"/>
      </w:pPr>
      <w:bookmarkStart w:id="119" w:name="_Toc175647175"/>
      <w:r w:rsidRPr="00A2752C">
        <w:t>Requisiti funzionali</w:t>
      </w:r>
      <w:bookmarkEnd w:id="119"/>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lastRenderedPageBreak/>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5B383C">
      <w:pPr>
        <w:pStyle w:val="Tsottopara"/>
      </w:pPr>
      <w:bookmarkStart w:id="120" w:name="_Toc175647176"/>
      <w:r w:rsidRPr="00007DD4">
        <w:t>Requisiti non funzionali</w:t>
      </w:r>
      <w:bookmarkEnd w:id="120"/>
    </w:p>
    <w:p w14:paraId="224ACE24" w14:textId="3AE8CE9A" w:rsidR="009A7B90" w:rsidRDefault="009A7B90" w:rsidP="009A7B90">
      <w:pPr>
        <w:pStyle w:val="Ttesto"/>
        <w:numPr>
          <w:ilvl w:val="0"/>
          <w:numId w:val="21"/>
        </w:numPr>
      </w:pPr>
      <w:r>
        <w:t>Implementazione di un meccanismo di autenticazione con due modalità, per garantire il massimo comfort all'utente:</w:t>
      </w:r>
    </w:p>
    <w:p w14:paraId="2AD2FB4B" w14:textId="5B49571F" w:rsidR="009A7B90" w:rsidRDefault="009A7B90" w:rsidP="009A7B90">
      <w:pPr>
        <w:pStyle w:val="Ttesto"/>
        <w:numPr>
          <w:ilvl w:val="1"/>
          <w:numId w:val="21"/>
        </w:numPr>
      </w:pPr>
      <w:r>
        <w:t>Accesso tramite nickname e password, che assicura la riservatezza delle informazioni personali.</w:t>
      </w:r>
    </w:p>
    <w:p w14:paraId="2A39C9C8" w14:textId="603903C4" w:rsidR="00695F9A" w:rsidRDefault="009A7B90" w:rsidP="009A7B90">
      <w:pPr>
        <w:pStyle w:val="Ttesto"/>
        <w:numPr>
          <w:ilvl w:val="1"/>
          <w:numId w:val="21"/>
        </w:numPr>
      </w:pPr>
      <w:r>
        <w:t>Accesso tramite social media, che semplifica e rende più pratica la procedura di autenticazione.</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lastRenderedPageBreak/>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121" w:name="_Toc175647177"/>
      <w:r>
        <w:t>Requirement engineering</w:t>
      </w:r>
      <w:bookmarkEnd w:id="121"/>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lastRenderedPageBreak/>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122" w:name="_Toc175647178"/>
      <w:r>
        <w:t>Diagramma dei casi d’uso</w:t>
      </w:r>
      <w:bookmarkEnd w:id="122"/>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154CE056" w:rsidR="00D600CD" w:rsidRDefault="00D600CD" w:rsidP="00D600CD">
      <w:pPr>
        <w:pStyle w:val="Ttesto"/>
        <w:numPr>
          <w:ilvl w:val="0"/>
          <w:numId w:val="30"/>
        </w:numPr>
      </w:pPr>
      <w:r>
        <w:t>Visione video:</w:t>
      </w:r>
      <w:ins w:id="123" w:author="Mauro Pelucchi" w:date="2024-07-27T16:21:00Z">
        <w:r w:rsidR="032AA9E4">
          <w:t xml:space="preserve"> </w:t>
        </w:r>
      </w:ins>
      <w:del w:id="124" w:author="Mauro Pelucchi" w:date="2024-07-27T16:21:00Z">
        <w:r w:rsidDel="00D600CD">
          <w:delText xml:space="preserve">  </w:delText>
        </w:r>
      </w:del>
      <w:r>
        <w:t>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w:t>
      </w:r>
      <w:del w:id="125" w:author="Mauro Pelucchi" w:date="2024-07-27T16:21:00Z">
        <w:r w:rsidDel="00D600CD">
          <w:delText xml:space="preserve"> </w:delText>
        </w:r>
      </w:del>
      <w:r>
        <w:t xml:space="preserve">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 xml:space="preserve">Registrazione dell'utente: </w:t>
      </w:r>
      <w:del w:id="126" w:author="Mauro Pelucchi" w:date="2024-07-27T16:21:00Z">
        <w:r w:rsidDel="00D600CD">
          <w:delText xml:space="preserve"> </w:delText>
        </w:r>
      </w:del>
      <w:r>
        <w:t>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 xml:space="preserve">Svolgimento di pratiche di Mindfulness: </w:t>
      </w:r>
      <w:del w:id="127" w:author="Mauro Pelucchi" w:date="2024-07-27T16:22:00Z">
        <w:r w:rsidDel="00D600CD">
          <w:delText xml:space="preserve"> </w:delText>
        </w:r>
      </w:del>
      <w:r>
        <w:t>Sotto forma di obiettivi quotidiani, il sistema registra i progressi dell'utente una volta superati.</w:t>
      </w:r>
    </w:p>
    <w:p w14:paraId="626F0374" w14:textId="77777777" w:rsidR="00D600CD" w:rsidRDefault="00D600CD" w:rsidP="00D600CD">
      <w:pPr>
        <w:pStyle w:val="Ttesto"/>
        <w:numPr>
          <w:ilvl w:val="0"/>
          <w:numId w:val="30"/>
        </w:numPr>
      </w:pPr>
      <w:r>
        <w:lastRenderedPageBreak/>
        <w:t xml:space="preserve">Scrittura nel diario e registrazione dell'umore: </w:t>
      </w:r>
      <w:del w:id="128" w:author="Mauro Pelucchi" w:date="2024-07-27T16:22:00Z">
        <w:r w:rsidDel="00D600CD">
          <w:delText xml:space="preserve"> </w:delText>
        </w:r>
      </w:del>
      <w:r>
        <w:t xml:space="preserve">In caso l'utente voglia, il sistema può inoltrare tali informazioni al terapeuta. </w:t>
      </w:r>
    </w:p>
    <w:p w14:paraId="57E46CC1" w14:textId="77777777" w:rsidR="00D600CD" w:rsidRDefault="00D600CD" w:rsidP="00D600CD">
      <w:pPr>
        <w:pStyle w:val="Ttesto"/>
        <w:numPr>
          <w:ilvl w:val="0"/>
          <w:numId w:val="30"/>
        </w:numPr>
      </w:pPr>
      <w:r>
        <w:t xml:space="preserve">Interazione con mascotte: </w:t>
      </w:r>
      <w:del w:id="129" w:author="Mauro Pelucchi" w:date="2024-07-27T16:22:00Z">
        <w:r w:rsidDel="00D600CD">
          <w:delText xml:space="preserve"> </w:delText>
        </w:r>
      </w:del>
      <w:r>
        <w:t>Il sistema offre supporto immediato all'utente nei momenti difficili attraverso l'interazione con mascotte.</w:t>
      </w:r>
    </w:p>
    <w:p w14:paraId="2198363A" w14:textId="6106A52D" w:rsidR="00D600CD" w:rsidRDefault="00D600CD" w:rsidP="00D600CD">
      <w:pPr>
        <w:pStyle w:val="Ttesto"/>
        <w:numPr>
          <w:ilvl w:val="0"/>
          <w:numId w:val="30"/>
        </w:numPr>
      </w:pPr>
      <w:r>
        <w:t xml:space="preserve">Lettura di contenuti educativi sull'ansia: </w:t>
      </w:r>
      <w:del w:id="130" w:author="Mauro Pelucchi" w:date="2024-07-27T16:22:00Z">
        <w:r w:rsidDel="00D600CD">
          <w:delText xml:space="preserve"> </w:delText>
        </w:r>
      </w:del>
      <w:r>
        <w:t>Il sistema fornisce all'utente materiali educativi riguardanti l'ansia.</w:t>
      </w:r>
    </w:p>
    <w:p w14:paraId="37BA14C9" w14:textId="703B5061" w:rsidR="00BD0D21" w:rsidRPr="00F522E4" w:rsidRDefault="00F522E4" w:rsidP="00F522E4">
      <w:pPr>
        <w:pStyle w:val="img"/>
      </w:pPr>
      <w:r w:rsidRPr="00F522E4">
        <w:tab/>
      </w:r>
      <w:r w:rsidR="00737859">
        <w:t>Grafico 4</w:t>
      </w:r>
      <w:r w:rsidRPr="00F522E4">
        <w:t>: Diagramma dei casi d’uso</w:t>
      </w:r>
    </w:p>
    <w:p w14:paraId="0B1584C0" w14:textId="5E7CB7E8" w:rsidR="00D600CD" w:rsidRDefault="00D600CD" w:rsidP="00B9452A">
      <w:pPr>
        <w:pStyle w:val="Ttesto"/>
        <w:ind w:left="709"/>
      </w:pPr>
      <w:r>
        <w:rPr>
          <w:noProof/>
        </w:rPr>
        <w:drawing>
          <wp:inline distT="0" distB="0" distL="0" distR="0" wp14:anchorId="71A828A1" wp14:editId="5D70E361">
            <wp:extent cx="4976114" cy="4192293"/>
            <wp:effectExtent l="0" t="0" r="0" b="0"/>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34">
                      <a:extLst>
                        <a:ext uri="{28A0092B-C50C-407E-A947-70E740481C1C}">
                          <a14:useLocalDpi xmlns:a14="http://schemas.microsoft.com/office/drawing/2010/main" val="0"/>
                        </a:ext>
                      </a:extLst>
                    </a:blip>
                    <a:srcRect l="15163" t="6939" r="24617" b="17707"/>
                    <a:stretch/>
                  </pic:blipFill>
                  <pic:spPr bwMode="auto">
                    <a:xfrm>
                      <a:off x="0" y="0"/>
                      <a:ext cx="5043016" cy="4248657"/>
                    </a:xfrm>
                    <a:prstGeom prst="rect">
                      <a:avLst/>
                    </a:prstGeom>
                    <a:ln>
                      <a:noFill/>
                    </a:ln>
                    <a:extLst>
                      <a:ext uri="{53640926-AAD7-44D8-BBD7-CCE9431645EC}">
                        <a14:shadowObscured xmlns:a14="http://schemas.microsoft.com/office/drawing/2010/main"/>
                      </a:ext>
                    </a:extLst>
                  </pic:spPr>
                </pic:pic>
              </a:graphicData>
            </a:graphic>
          </wp:inline>
        </w:drawing>
      </w:r>
    </w:p>
    <w:p w14:paraId="15EA8220" w14:textId="662EA5FF" w:rsidR="00F522E4" w:rsidRDefault="00F522E4" w:rsidP="000C6886">
      <w:pPr>
        <w:pStyle w:val="Fonte"/>
        <w:rPr>
          <w:rStyle w:val="Enfasidelicata"/>
          <w:i/>
          <w:iCs w:val="0"/>
          <w:color w:val="auto"/>
        </w:rPr>
      </w:pPr>
      <w:r>
        <w:t>Fonte</w:t>
      </w:r>
      <w:r>
        <w:rPr>
          <w:rStyle w:val="Enfasidelicata"/>
          <w:i/>
          <w:iCs w:val="0"/>
          <w:color w:val="auto"/>
        </w:rPr>
        <w:t xml:space="preserve">: </w:t>
      </w:r>
      <w:r w:rsidR="000C6886">
        <w:rPr>
          <w:rStyle w:val="Enfasidelicata"/>
          <w:i/>
          <w:iCs w:val="0"/>
          <w:color w:val="auto"/>
        </w:rPr>
        <w:t>mia</w:t>
      </w:r>
      <w:r>
        <w:rPr>
          <w:rStyle w:val="Enfasidelicata"/>
          <w:i/>
          <w:iCs w:val="0"/>
          <w:color w:val="auto"/>
        </w:rPr>
        <w:t xml:space="preserve"> </w:t>
      </w:r>
      <w:r w:rsidR="000C6886">
        <w:rPr>
          <w:rStyle w:val="Enfasidelicata"/>
          <w:i/>
          <w:iCs w:val="0"/>
          <w:color w:val="auto"/>
        </w:rPr>
        <w:t>elaborazione</w:t>
      </w:r>
      <w:r>
        <w:rPr>
          <w:rStyle w:val="Enfasidelicata"/>
          <w:i/>
          <w:iCs w:val="0"/>
          <w:color w:val="auto"/>
        </w:rPr>
        <w:t xml:space="preserve"> </w:t>
      </w:r>
    </w:p>
    <w:p w14:paraId="394B2BA6" w14:textId="77777777" w:rsidR="00F86D5E" w:rsidRDefault="00F86D5E" w:rsidP="000C6886">
      <w:pPr>
        <w:pStyle w:val="Fonte"/>
        <w:sectPr w:rsidR="00F86D5E" w:rsidSect="00AF406B">
          <w:pgSz w:w="11906" w:h="16838" w:code="9"/>
          <w:pgMar w:top="1701" w:right="1701" w:bottom="1701" w:left="1701" w:header="709" w:footer="709" w:gutter="0"/>
          <w:cols w:space="708"/>
          <w:docGrid w:linePitch="360"/>
        </w:sectPr>
      </w:pPr>
    </w:p>
    <w:p w14:paraId="36082E43" w14:textId="690661DF" w:rsidR="005B61D8" w:rsidRDefault="005B61D8" w:rsidP="005B61D8">
      <w:pPr>
        <w:pStyle w:val="TitoloT"/>
      </w:pPr>
      <w:bookmarkStart w:id="131" w:name="_Toc175647179"/>
      <w:r>
        <w:lastRenderedPageBreak/>
        <w:t>Software architecture</w:t>
      </w:r>
      <w:bookmarkEnd w:id="131"/>
    </w:p>
    <w:p w14:paraId="2626257D" w14:textId="7EAEE6D4" w:rsidR="005206C3" w:rsidRDefault="005206C3" w:rsidP="005206C3">
      <w:pPr>
        <w:pStyle w:val="TParagrafo"/>
        <w:numPr>
          <w:ilvl w:val="1"/>
          <w:numId w:val="1"/>
        </w:numPr>
      </w:pPr>
      <w:bookmarkStart w:id="132" w:name="_Toc175647180"/>
      <w:r w:rsidRPr="005206C3">
        <w:t>Architettura Back-End</w:t>
      </w:r>
      <w:bookmarkEnd w:id="132"/>
    </w:p>
    <w:p w14:paraId="132BC083" w14:textId="77777777" w:rsidR="005206C3" w:rsidRDefault="005206C3" w:rsidP="005206C3">
      <w:pPr>
        <w:pStyle w:val="Ttesto"/>
        <w:ind w:left="708"/>
      </w:pPr>
      <w:r>
        <w:t>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MongoDB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35" w:history="1">
        <w:r w:rsidRPr="00571891">
          <w:rPr>
            <w:rStyle w:val="Collegamentoipertestuale"/>
          </w:rPr>
          <w:t>Build a Flutter Mobile app using AWS Amplify</w:t>
        </w:r>
      </w:hyperlink>
      <w:r>
        <w:t>", ci aspettiamo di aggiungere l'autenticazione tramite Cognito e di creare i bucket S3 direttamente dall'applicazione.</w:t>
      </w:r>
    </w:p>
    <w:p w14:paraId="1A9607C3" w14:textId="05969AEE" w:rsidR="00737859" w:rsidRDefault="00737859" w:rsidP="00737859">
      <w:pPr>
        <w:pStyle w:val="img"/>
      </w:pPr>
      <w:r>
        <w:t>Grafico 5</w:t>
      </w:r>
      <w:r w:rsidR="009C6617">
        <w:t>:</w:t>
      </w:r>
      <w:r w:rsidR="001A4C2B">
        <w:t xml:space="preserve"> Architettura back-en</w:t>
      </w:r>
      <w:r w:rsidR="00D051E0">
        <w:t>d</w:t>
      </w:r>
    </w:p>
    <w:p w14:paraId="0820484B" w14:textId="5982192C" w:rsidR="005206C3" w:rsidRDefault="005206C3" w:rsidP="005206C3">
      <w:pPr>
        <w:pStyle w:val="Ttesto"/>
        <w:ind w:left="708"/>
      </w:pPr>
      <w:r>
        <w:rPr>
          <w:b/>
          <w:bCs/>
          <w:noProof/>
          <w:lang w:val="en-US"/>
        </w:rPr>
        <w:drawing>
          <wp:inline distT="0" distB="0" distL="0" distR="0" wp14:anchorId="6F0C821A" wp14:editId="3B78F438">
            <wp:extent cx="4976403" cy="2785833"/>
            <wp:effectExtent l="0" t="0" r="0" b="0"/>
            <wp:docPr id="2638771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pic:cNvPicPr/>
                  </pic:nvPicPr>
                  <pic:blipFill>
                    <a:blip r:embed="rId36">
                      <a:extLst>
                        <a:ext uri="{28A0092B-C50C-407E-A947-70E740481C1C}">
                          <a14:useLocalDpi xmlns:a14="http://schemas.microsoft.com/office/drawing/2010/main" val="0"/>
                        </a:ext>
                      </a:extLst>
                    </a:blip>
                    <a:stretch>
                      <a:fillRect/>
                    </a:stretch>
                  </pic:blipFill>
                  <pic:spPr>
                    <a:xfrm>
                      <a:off x="0" y="0"/>
                      <a:ext cx="4976403" cy="2785833"/>
                    </a:xfrm>
                    <a:prstGeom prst="rect">
                      <a:avLst/>
                    </a:prstGeom>
                  </pic:spPr>
                </pic:pic>
              </a:graphicData>
            </a:graphic>
          </wp:inline>
        </w:drawing>
      </w:r>
    </w:p>
    <w:p w14:paraId="36C5BE2C" w14:textId="1C219F8D" w:rsidR="005206C3" w:rsidRPr="00D2462D" w:rsidRDefault="00D2462D" w:rsidP="00D2462D">
      <w:pPr>
        <w:pStyle w:val="Fonte"/>
      </w:pPr>
      <w:r>
        <w:t>Fonte: mia elaborazione</w:t>
      </w:r>
    </w:p>
    <w:p w14:paraId="6006C48B" w14:textId="6B8F4612" w:rsidR="005206C3" w:rsidRDefault="005206C3" w:rsidP="005206C3">
      <w:pPr>
        <w:pStyle w:val="TParagrafo"/>
        <w:numPr>
          <w:ilvl w:val="1"/>
          <w:numId w:val="1"/>
        </w:numPr>
      </w:pPr>
      <w:bookmarkStart w:id="133" w:name="_Toc175647181"/>
      <w:r>
        <w:t>Architettura Front-</w:t>
      </w:r>
      <w:commentRangeStart w:id="134"/>
      <w:commentRangeStart w:id="135"/>
      <w:r>
        <w:t>End</w:t>
      </w:r>
      <w:commentRangeEnd w:id="134"/>
      <w:r>
        <w:commentReference w:id="134"/>
      </w:r>
      <w:commentRangeEnd w:id="135"/>
      <w:r>
        <w:commentReference w:id="135"/>
      </w:r>
      <w:bookmarkEnd w:id="133"/>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lastRenderedPageBreak/>
        <w:t>1.  Presentation Layer</w:t>
      </w:r>
      <w:del w:id="136" w:author="Mauro Pelucchi" w:date="2024-07-27T16:22:00Z">
        <w:r w:rsidDel="005206C3">
          <w:delText xml:space="preserve"> </w:delText>
        </w:r>
      </w:del>
      <w:r>
        <w:t>:</w:t>
      </w:r>
    </w:p>
    <w:p w14:paraId="509BD16A" w14:textId="77777777" w:rsidR="005206C3" w:rsidRPr="000605F8" w:rsidRDefault="005206C3" w:rsidP="005206C3">
      <w:pPr>
        <w:pStyle w:val="Ttesto"/>
        <w:numPr>
          <w:ilvl w:val="0"/>
          <w:numId w:val="31"/>
        </w:numPr>
      </w:pPr>
      <w:r>
        <w:t>Schermate (screen)</w:t>
      </w:r>
      <w:del w:id="137" w:author="Mauro Pelucchi" w:date="2024-07-27T16:22:00Z">
        <w:r w:rsidDel="005206C3">
          <w:delText xml:space="preserve"> </w:delText>
        </w:r>
      </w:del>
      <w:r>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77777777" w:rsidR="005206C3" w:rsidRPr="000605F8" w:rsidRDefault="005206C3" w:rsidP="005206C3">
      <w:pPr>
        <w:pStyle w:val="Ttesto"/>
        <w:numPr>
          <w:ilvl w:val="0"/>
          <w:numId w:val="31"/>
        </w:numPr>
      </w:pPr>
      <w:r>
        <w:t>Widget Riutilizzabili (widget)</w:t>
      </w:r>
      <w:del w:id="138" w:author="Mauro Pelucchi" w:date="2024-07-27T16:22:00Z">
        <w:r w:rsidDel="005206C3">
          <w:delText xml:space="preserve"> </w:delText>
        </w:r>
      </w:del>
      <w:r>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01B872A5" w:rsidR="005206C3" w:rsidRDefault="005206C3" w:rsidP="005206C3">
      <w:pPr>
        <w:pStyle w:val="Ttesto"/>
        <w:numPr>
          <w:ilvl w:val="0"/>
          <w:numId w:val="32"/>
        </w:numPr>
      </w:pPr>
      <w:r w:rsidRPr="000605F8">
        <w:t>Provider di Stato (</w:t>
      </w:r>
      <w:r>
        <w:t>p</w:t>
      </w:r>
      <w:r w:rsidRPr="000605F8">
        <w:t>rovider)</w:t>
      </w:r>
      <w:r>
        <w:t xml:space="preserve"> </w:t>
      </w:r>
      <w:r w:rsidRPr="000605F8">
        <w:t xml:space="preserve">: Gestisce lo stato dell'applicazione e fornisce i dati necessari alle schermate e ai widget. Utilizza Riverpod per la gestione dello stato, garantendo una gestione dei dati reattiva </w:t>
      </w:r>
      <w:r w:rsidR="007C6F9F" w:rsidRPr="000605F8">
        <w:t>ed</w:t>
      </w:r>
      <w:r w:rsidRPr="000605F8">
        <w:t xml:space="preserve"> efficiente.</w:t>
      </w:r>
    </w:p>
    <w:p w14:paraId="2EDE8F35" w14:textId="77777777" w:rsidR="005206C3" w:rsidRPr="00235617" w:rsidRDefault="005206C3" w:rsidP="005206C3">
      <w:pPr>
        <w:pStyle w:val="Ttesto"/>
        <w:numPr>
          <w:ilvl w:val="0"/>
          <w:numId w:val="32"/>
        </w:numPr>
      </w:pPr>
      <w:r w:rsidRPr="004B70D2">
        <w:t>main.dart</w:t>
      </w:r>
      <w:r>
        <w:t xml:space="preserve">: </w:t>
      </w:r>
      <w:r w:rsidRPr="00235617">
        <w:t>Punto di ingresso dell'applicazione, configurazione iniziale e avvio dell'app.</w:t>
      </w:r>
    </w:p>
    <w:p w14:paraId="2B28B5A1" w14:textId="363D2816" w:rsidR="005206C3" w:rsidRPr="004B70D2" w:rsidRDefault="005206C3" w:rsidP="005206C3">
      <w:pPr>
        <w:pStyle w:val="Ttesto"/>
        <w:numPr>
          <w:ilvl w:val="0"/>
          <w:numId w:val="32"/>
        </w:numPr>
        <w:rPr>
          <w:b/>
          <w:bCs/>
        </w:rPr>
      </w:pPr>
      <w:r w:rsidRPr="004B70D2">
        <w:t>app.dart:</w:t>
      </w:r>
      <w:r w:rsidRPr="004B70D2">
        <w:rPr>
          <w:b/>
          <w:bCs/>
        </w:rPr>
        <w:t xml:space="preserve"> </w:t>
      </w:r>
      <w:r w:rsidRPr="00235617">
        <w:t>Configurazione principale dell'applicazione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55D0F864" w:rsidR="005206C3" w:rsidRPr="000605F8" w:rsidRDefault="005206C3" w:rsidP="005206C3">
      <w:pPr>
        <w:pStyle w:val="Ttesto"/>
        <w:numPr>
          <w:ilvl w:val="0"/>
          <w:numId w:val="33"/>
        </w:numPr>
      </w:pPr>
      <w:r w:rsidRPr="000605F8">
        <w:t>Modelli di Dati (</w:t>
      </w:r>
      <w:r>
        <w:t>m</w:t>
      </w:r>
      <w:r w:rsidRPr="000605F8">
        <w:t>odel)</w:t>
      </w:r>
      <w:r>
        <w:t xml:space="preserve"> </w:t>
      </w:r>
      <w:r w:rsidRPr="000605F8">
        <w:t xml:space="preserve">: Rappresenta </w:t>
      </w:r>
      <w:r w:rsidR="00B62768">
        <w:t>la struttura dei</w:t>
      </w:r>
      <w:r w:rsidRPr="000605F8">
        <w:t xml:space="preserve"> dati fondamentali dell'applicazione, come i video, </w:t>
      </w:r>
      <w:r w:rsidR="00B62768">
        <w:t>il calendario</w:t>
      </w:r>
      <w:r w:rsidRPr="000605F8">
        <w:t>, i suoni rilassanti,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14DCE8AB" w14:textId="6E634610" w:rsidR="005206C3" w:rsidRDefault="005206C3" w:rsidP="005206C3">
      <w:pPr>
        <w:pStyle w:val="Ttesto"/>
        <w:numPr>
          <w:ilvl w:val="0"/>
          <w:numId w:val="33"/>
        </w:numPr>
      </w:pPr>
      <w:r w:rsidRPr="00514C14">
        <w:t xml:space="preserve">Repository: Definisce le interfacce per l'accesso ai dati e la logica di business correlata. Queste classi comunicano con </w:t>
      </w:r>
      <w:r w:rsidR="004C487D">
        <w:t>i dataset attraverso la chiamata delle API</w:t>
      </w:r>
      <w:r w:rsidRPr="00514C14">
        <w:t>.</w:t>
      </w:r>
    </w:p>
    <w:p w14:paraId="6E4A13C3" w14:textId="77777777" w:rsidR="00A31657" w:rsidRPr="0052112F" w:rsidRDefault="00A31657" w:rsidP="00A31657">
      <w:pPr>
        <w:pStyle w:val="Ttesto"/>
        <w:ind w:left="708"/>
        <w:rPr>
          <w:ins w:id="139" w:author="LARA LONGHI" w:date="2024-08-07T10:38:00Z" w16du:dateUtc="2024-08-07T08:38:00Z"/>
          <w:rPrChange w:id="140" w:author="LARA LONGHI" w:date="2024-08-07T10:38:00Z" w16du:dateUtc="2024-08-07T08:38:00Z">
            <w:rPr>
              <w:ins w:id="141" w:author="LARA LONGHI" w:date="2024-08-07T10:38:00Z" w16du:dateUtc="2024-08-07T08:38:00Z"/>
              <w:i/>
              <w:iCs/>
            </w:rPr>
          </w:rPrChange>
        </w:rPr>
      </w:pPr>
      <w:moveToRangeStart w:id="142" w:author="LARA LONGHI" w:date="2024-08-07T10:38:00Z" w:name="move173919521"/>
      <w:ins w:id="143" w:author="LARA LONGHI" w:date="2024-08-07T10:38:00Z" w16du:dateUtc="2024-08-07T08:38:00Z">
        <w:r w:rsidRPr="0052112F">
          <w:rPr>
            <w:rPrChange w:id="144" w:author="LARA LONGHI" w:date="2024-08-07T10:38:00Z" w16du:dateUtc="2024-08-07T08:38:00Z">
              <w:rPr>
                <w:i/>
                <w:iCs/>
              </w:rPr>
            </w:rPrChange>
          </w:rPr>
          <w:t>Principi Chiave:</w:t>
        </w:r>
      </w:ins>
    </w:p>
    <w:p w14:paraId="2AE51D45" w14:textId="77777777" w:rsidR="00A31657" w:rsidRPr="000605F8" w:rsidRDefault="00A31657" w:rsidP="00A31657">
      <w:pPr>
        <w:pStyle w:val="Ttesto"/>
        <w:numPr>
          <w:ilvl w:val="0"/>
          <w:numId w:val="34"/>
        </w:numPr>
        <w:rPr>
          <w:ins w:id="145" w:author="LARA LONGHI" w:date="2024-08-07T10:38:00Z" w16du:dateUtc="2024-08-07T08:38:00Z"/>
        </w:rPr>
      </w:pPr>
      <w:ins w:id="146" w:author="LARA LONGHI" w:date="2024-08-07T10:38:00Z" w16du:dateUtc="2024-08-07T08:38:00Z">
        <w:r w:rsidRPr="000605F8">
          <w:t>Separazione delle Responsabilità</w:t>
        </w:r>
        <w:r>
          <w:t xml:space="preserve"> </w:t>
        </w:r>
        <w:r w:rsidRPr="000605F8">
          <w:t>: Ogni componente dell'architettura ha un compito specifico e definito, garantendo un codice ben organizzato e facilmente mantenibile.</w:t>
        </w:r>
      </w:ins>
    </w:p>
    <w:p w14:paraId="32A0BC9B" w14:textId="77777777" w:rsidR="00A31657" w:rsidRPr="000605F8" w:rsidRDefault="00A31657" w:rsidP="00A31657">
      <w:pPr>
        <w:pStyle w:val="Ttesto"/>
        <w:numPr>
          <w:ilvl w:val="0"/>
          <w:numId w:val="34"/>
        </w:numPr>
        <w:rPr>
          <w:ins w:id="147" w:author="LARA LONGHI" w:date="2024-08-07T10:38:00Z" w16du:dateUtc="2024-08-07T08:38:00Z"/>
        </w:rPr>
      </w:pPr>
      <w:ins w:id="148" w:author="LARA LONGHI" w:date="2024-08-07T10:38:00Z" w16du:dateUtc="2024-08-07T08:38:00Z">
        <w:r w:rsidRPr="000605F8">
          <w:t>Riutilizzo del Codice</w:t>
        </w:r>
        <w:r>
          <w:t xml:space="preserve"> </w:t>
        </w:r>
        <w:r w:rsidRPr="000605F8">
          <w:t>: Utilizzando widget riutilizzabili e una struttura modulare, promuoviamo il riutilizzo del codice, riducendo la duplicazione e semplificando lo sviluppo.</w:t>
        </w:r>
      </w:ins>
    </w:p>
    <w:p w14:paraId="5B70464C" w14:textId="77777777" w:rsidR="00A31657" w:rsidRPr="000605F8" w:rsidRDefault="00A31657" w:rsidP="00A31657">
      <w:pPr>
        <w:pStyle w:val="Ttesto"/>
        <w:numPr>
          <w:ilvl w:val="0"/>
          <w:numId w:val="34"/>
        </w:numPr>
        <w:rPr>
          <w:ins w:id="149" w:author="LARA LONGHI" w:date="2024-08-07T10:38:00Z" w16du:dateUtc="2024-08-07T08:38:00Z"/>
        </w:rPr>
      </w:pPr>
      <w:ins w:id="150" w:author="LARA LONGHI" w:date="2024-08-07T10:38:00Z" w16du:dateUtc="2024-08-07T08:38:00Z">
        <w:r w:rsidRPr="000605F8">
          <w:t>Reattività ed Efficienza</w:t>
        </w:r>
        <w:r>
          <w:t xml:space="preserve"> </w:t>
        </w:r>
        <w:r w:rsidRPr="000605F8">
          <w:t>: Riverpod e una gestione efficiente dello stato assicurano una gestione dei dati reattiva e prestazioni ottimizzate.</w:t>
        </w:r>
      </w:ins>
    </w:p>
    <w:p w14:paraId="7D45B017" w14:textId="77777777" w:rsidR="00A31657" w:rsidRPr="000605F8" w:rsidRDefault="00A31657" w:rsidP="00A31657">
      <w:pPr>
        <w:pStyle w:val="Ttesto"/>
        <w:numPr>
          <w:ilvl w:val="0"/>
          <w:numId w:val="34"/>
        </w:numPr>
        <w:rPr>
          <w:ins w:id="151" w:author="LARA LONGHI" w:date="2024-08-07T10:38:00Z" w16du:dateUtc="2024-08-07T08:38:00Z"/>
        </w:rPr>
      </w:pPr>
      <w:ins w:id="152" w:author="LARA LONGHI" w:date="2024-08-07T10:38:00Z" w16du:dateUtc="2024-08-07T08:38:00Z">
        <w:r w:rsidRPr="000605F8">
          <w:lastRenderedPageBreak/>
          <w:t>Scalabilità</w:t>
        </w:r>
        <w:r>
          <w:t xml:space="preserve"> </w:t>
        </w:r>
        <w:r w:rsidRPr="000605F8">
          <w:t>: L'architettura è progettata per essere scalabile, permettendo l'aggiunta di nuove funzionalità e componenti senza compromettere la stabilità e le prestazioni dell'applicazione.</w:t>
        </w:r>
      </w:ins>
    </w:p>
    <w:p w14:paraId="7581646E" w14:textId="77777777" w:rsidR="00A31657" w:rsidRDefault="00A31657" w:rsidP="00A31657">
      <w:pPr>
        <w:pStyle w:val="Ttesto"/>
        <w:numPr>
          <w:ilvl w:val="0"/>
          <w:numId w:val="34"/>
        </w:numPr>
        <w:rPr>
          <w:ins w:id="153" w:author="LARA LONGHI" w:date="2024-08-07T10:38:00Z" w16du:dateUtc="2024-08-07T08:38:00Z"/>
          <w:noProof/>
        </w:rPr>
      </w:pPr>
      <w:ins w:id="154" w:author="LARA LONGHI" w:date="2024-08-07T10:38:00Z" w16du:dateUtc="2024-08-07T08:38:00Z">
        <w:r w:rsidRPr="000605F8">
          <w:t>Questa architettura front-end fornisce una solida base per lo sviluppo e la crescita dell'applicazione, garantendo una user experience coerente, intuitiva e di alta qualità.</w:t>
        </w:r>
        <w:r w:rsidRPr="00636D32">
          <w:rPr>
            <w:noProof/>
          </w:rPr>
          <w:t xml:space="preserve"> </w:t>
        </w:r>
      </w:ins>
    </w:p>
    <w:moveToRangeEnd w:id="142"/>
    <w:p w14:paraId="79D6B106" w14:textId="71D062A4" w:rsidR="005206C3" w:rsidRPr="000605F8" w:rsidDel="0052112F" w:rsidRDefault="005206C3" w:rsidP="005206C3">
      <w:pPr>
        <w:pStyle w:val="Ttesto"/>
        <w:ind w:left="708"/>
        <w:rPr>
          <w:del w:id="155" w:author="LARA LONGHI" w:date="2024-08-07T10:38:00Z" w16du:dateUtc="2024-08-07T08:38:00Z"/>
          <w:i/>
          <w:iCs/>
        </w:rPr>
      </w:pPr>
      <w:del w:id="156" w:author="LARA LONGHI" w:date="2024-08-07T10:38:00Z" w16du:dateUtc="2024-08-07T08:38:00Z">
        <w:r w:rsidRPr="000605F8" w:rsidDel="0052112F">
          <w:rPr>
            <w:i/>
            <w:iCs/>
          </w:rPr>
          <w:delText>Principi Chiave:</w:delText>
        </w:r>
      </w:del>
    </w:p>
    <w:p w14:paraId="3C522944" w14:textId="27FF8849" w:rsidR="005206C3" w:rsidRPr="000605F8" w:rsidDel="0052112F" w:rsidRDefault="005206C3" w:rsidP="005206C3">
      <w:pPr>
        <w:pStyle w:val="Ttesto"/>
        <w:numPr>
          <w:ilvl w:val="0"/>
          <w:numId w:val="34"/>
        </w:numPr>
        <w:rPr>
          <w:del w:id="157" w:author="LARA LONGHI" w:date="2024-08-07T10:38:00Z" w16du:dateUtc="2024-08-07T08:38:00Z"/>
        </w:rPr>
      </w:pPr>
      <w:del w:id="158" w:author="LARA LONGHI" w:date="2024-08-07T10:38:00Z" w16du:dateUtc="2024-08-07T08:38:00Z">
        <w:r w:rsidRPr="000605F8" w:rsidDel="0052112F">
          <w:delText>Separazione delle Responsabilità</w:delText>
        </w:r>
        <w:r w:rsidDel="0052112F">
          <w:delText xml:space="preserve"> </w:delText>
        </w:r>
        <w:r w:rsidRPr="000605F8" w:rsidDel="0052112F">
          <w:delText>: Ogni componente dell'architettura ha un compito specifico e definito, garantendo un codice ben organizzato e facilmente mantenibile.</w:delText>
        </w:r>
      </w:del>
    </w:p>
    <w:p w14:paraId="3705F9BC" w14:textId="0330A87E" w:rsidR="005206C3" w:rsidRPr="000605F8" w:rsidDel="0052112F" w:rsidRDefault="005206C3" w:rsidP="005206C3">
      <w:pPr>
        <w:pStyle w:val="Ttesto"/>
        <w:numPr>
          <w:ilvl w:val="0"/>
          <w:numId w:val="34"/>
        </w:numPr>
        <w:rPr>
          <w:del w:id="159" w:author="LARA LONGHI" w:date="2024-08-07T10:38:00Z" w16du:dateUtc="2024-08-07T08:38:00Z"/>
        </w:rPr>
      </w:pPr>
      <w:del w:id="160" w:author="LARA LONGHI" w:date="2024-08-07T10:38:00Z" w16du:dateUtc="2024-08-07T08:38:00Z">
        <w:r w:rsidRPr="000605F8" w:rsidDel="0052112F">
          <w:delText>Riutilizzo del Codice</w:delText>
        </w:r>
        <w:r w:rsidDel="0052112F">
          <w:delText xml:space="preserve"> </w:delText>
        </w:r>
        <w:r w:rsidRPr="000605F8" w:rsidDel="0052112F">
          <w:delText>: Utilizzando widget riutilizzabili e una struttura modulare, promuoviamo il riutilizzo del codice, riducendo la duplicazione e semplificando lo sviluppo.</w:delText>
        </w:r>
      </w:del>
    </w:p>
    <w:p w14:paraId="7B4A6794" w14:textId="58186569" w:rsidR="005206C3" w:rsidRPr="000605F8" w:rsidDel="0052112F" w:rsidRDefault="005206C3" w:rsidP="005206C3">
      <w:pPr>
        <w:pStyle w:val="Ttesto"/>
        <w:numPr>
          <w:ilvl w:val="0"/>
          <w:numId w:val="34"/>
        </w:numPr>
        <w:rPr>
          <w:del w:id="161" w:author="LARA LONGHI" w:date="2024-08-07T10:38:00Z" w16du:dateUtc="2024-08-07T08:38:00Z"/>
        </w:rPr>
      </w:pPr>
      <w:del w:id="162" w:author="LARA LONGHI" w:date="2024-08-07T10:38:00Z" w16du:dateUtc="2024-08-07T08:38:00Z">
        <w:r w:rsidRPr="000605F8" w:rsidDel="0052112F">
          <w:delText xml:space="preserve">Reattività </w:delText>
        </w:r>
        <w:r w:rsidR="007C6F9F" w:rsidRPr="000605F8" w:rsidDel="0052112F">
          <w:delText>ed</w:delText>
        </w:r>
        <w:r w:rsidRPr="000605F8" w:rsidDel="0052112F">
          <w:delText xml:space="preserve"> Efficienza</w:delText>
        </w:r>
        <w:r w:rsidDel="0052112F">
          <w:delText xml:space="preserve"> </w:delText>
        </w:r>
        <w:r w:rsidRPr="000605F8" w:rsidDel="0052112F">
          <w:delText>: Riverpod e una gestione efficiente dello stato assicurano una gestione dei dati reattiva e prestazioni ottimizzate.</w:delText>
        </w:r>
      </w:del>
    </w:p>
    <w:p w14:paraId="70748123" w14:textId="767F5A8A" w:rsidR="005206C3" w:rsidRPr="000605F8" w:rsidDel="0052112F" w:rsidRDefault="005206C3" w:rsidP="005206C3">
      <w:pPr>
        <w:pStyle w:val="Ttesto"/>
        <w:numPr>
          <w:ilvl w:val="0"/>
          <w:numId w:val="34"/>
        </w:numPr>
        <w:rPr>
          <w:del w:id="163" w:author="LARA LONGHI" w:date="2024-08-07T10:38:00Z" w16du:dateUtc="2024-08-07T08:38:00Z"/>
        </w:rPr>
      </w:pPr>
      <w:del w:id="164" w:author="LARA LONGHI" w:date="2024-08-07T10:38:00Z" w16du:dateUtc="2024-08-07T08:38:00Z">
        <w:r w:rsidRPr="000605F8" w:rsidDel="0052112F">
          <w:delText>Scalabilità</w:delText>
        </w:r>
        <w:r w:rsidDel="0052112F">
          <w:delText xml:space="preserve"> </w:delText>
        </w:r>
        <w:r w:rsidRPr="000605F8" w:rsidDel="0052112F">
          <w:delText>: L'architettura è progettata per essere scalabile, permettendo l'aggiunta di nuove funzionalità e componenti senza compromettere la stabilità e le prestazioni dell'applicazione.</w:delText>
        </w:r>
      </w:del>
    </w:p>
    <w:p w14:paraId="408B1CF7" w14:textId="3FFE6F4F" w:rsidR="005206C3" w:rsidDel="0052112F" w:rsidRDefault="005206C3" w:rsidP="005206C3">
      <w:pPr>
        <w:pStyle w:val="Ttesto"/>
        <w:numPr>
          <w:ilvl w:val="0"/>
          <w:numId w:val="34"/>
        </w:numPr>
        <w:rPr>
          <w:del w:id="165" w:author="LARA LONGHI" w:date="2024-08-07T10:38:00Z" w16du:dateUtc="2024-08-07T08:38:00Z"/>
          <w:noProof/>
        </w:rPr>
      </w:pPr>
      <w:del w:id="166" w:author="LARA LONGHI" w:date="2024-08-07T10:38:00Z" w16du:dateUtc="2024-08-07T08:38:00Z">
        <w:r w:rsidRPr="000605F8" w:rsidDel="0052112F">
          <w:delText>Questa architettura front-end fornisce una solida base per lo sviluppo e la crescita dell'applicazione, garantendo una user experience coerente, intuitiva e di alta qualità.</w:delText>
        </w:r>
        <w:r w:rsidRPr="00636D32" w:rsidDel="0052112F">
          <w:rPr>
            <w:noProof/>
          </w:rPr>
          <w:delText xml:space="preserve"> </w:delText>
        </w:r>
      </w:del>
    </w:p>
    <w:p w14:paraId="7BEF5302" w14:textId="1DEAF6A9" w:rsidR="000C6886" w:rsidRDefault="000C6886">
      <w:pPr>
        <w:pStyle w:val="img"/>
        <w:spacing w:after="240"/>
        <w:rPr>
          <w:noProof/>
        </w:rPr>
        <w:pPrChange w:id="167" w:author="LARA LONGHI" w:date="2024-08-07T10:38:00Z" w16du:dateUtc="2024-08-07T08:38:00Z">
          <w:pPr>
            <w:pStyle w:val="img"/>
          </w:pPr>
        </w:pPrChange>
      </w:pPr>
      <w:r>
        <w:rPr>
          <w:noProof/>
        </w:rPr>
        <w:t>Grafico 6: Architettura front-end</w:t>
      </w:r>
    </w:p>
    <w:p w14:paraId="5CA87442" w14:textId="4580E0C4" w:rsidR="005206C3" w:rsidRDefault="005206C3" w:rsidP="005206C3">
      <w:pPr>
        <w:pStyle w:val="Ttesto"/>
        <w:ind w:left="1428"/>
        <w:rPr>
          <w:noProof/>
        </w:rPr>
      </w:pPr>
      <w:r>
        <w:rPr>
          <w:noProof/>
        </w:rPr>
        <w:drawing>
          <wp:inline distT="0" distB="0" distL="0" distR="0" wp14:anchorId="7C3BA268" wp14:editId="0B7F2CBA">
            <wp:extent cx="2969140" cy="4480560"/>
            <wp:effectExtent l="0" t="0" r="3175" b="0"/>
            <wp:docPr id="2827484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pic:cNvPicPr/>
                  </pic:nvPicPr>
                  <pic:blipFill rotWithShape="1">
                    <a:blip r:embed="rId37">
                      <a:extLst>
                        <a:ext uri="{28A0092B-C50C-407E-A947-70E740481C1C}">
                          <a14:useLocalDpi xmlns:a14="http://schemas.microsoft.com/office/drawing/2010/main" val="0"/>
                        </a:ext>
                      </a:extLst>
                    </a:blip>
                    <a:srcRect b="4494"/>
                    <a:stretch/>
                  </pic:blipFill>
                  <pic:spPr bwMode="auto">
                    <a:xfrm>
                      <a:off x="0" y="0"/>
                      <a:ext cx="2975951" cy="4490837"/>
                    </a:xfrm>
                    <a:prstGeom prst="rect">
                      <a:avLst/>
                    </a:prstGeom>
                    <a:ln>
                      <a:noFill/>
                    </a:ln>
                    <a:extLst>
                      <a:ext uri="{53640926-AAD7-44D8-BBD7-CCE9431645EC}">
                        <a14:shadowObscured xmlns:a14="http://schemas.microsoft.com/office/drawing/2010/main"/>
                      </a:ext>
                    </a:extLst>
                  </pic:spPr>
                </pic:pic>
              </a:graphicData>
            </a:graphic>
          </wp:inline>
        </w:drawing>
      </w:r>
    </w:p>
    <w:p w14:paraId="30B23387" w14:textId="23A9E139" w:rsidR="005D5421" w:rsidRDefault="000C6886" w:rsidP="00A954B2">
      <w:pPr>
        <w:pStyle w:val="Fonte"/>
        <w:rPr>
          <w:ins w:id="168" w:author="LARA LONGHI" w:date="2024-08-07T10:38:00Z" w16du:dateUtc="2024-08-07T08:38:00Z"/>
          <w:noProof/>
          <w:lang w:val="en-US"/>
        </w:rPr>
      </w:pPr>
      <w:r w:rsidRPr="00A954B2">
        <w:rPr>
          <w:noProof/>
          <w:lang w:val="en-US"/>
        </w:rPr>
        <w:t xml:space="preserve">Fonte: </w:t>
      </w:r>
      <w:r w:rsidR="00A954B2" w:rsidRPr="00A954B2">
        <w:rPr>
          <w:noProof/>
          <w:lang w:val="en-US"/>
        </w:rPr>
        <w:t>Flutter App Architecture with Riverpod: An Introduction</w:t>
      </w:r>
    </w:p>
    <w:p w14:paraId="7D73E7F3" w14:textId="77777777" w:rsidR="0052112F" w:rsidRPr="0088632E" w:rsidRDefault="0052112F" w:rsidP="00A954B2">
      <w:pPr>
        <w:pStyle w:val="Fonte"/>
        <w:rPr>
          <w:ins w:id="169" w:author="LARA LONGHI" w:date="2024-08-07T10:39:00Z" w16du:dateUtc="2024-08-07T08:39:00Z"/>
          <w:noProof/>
          <w:lang w:val="en-US"/>
        </w:rPr>
        <w:sectPr w:rsidR="0052112F" w:rsidRPr="0088632E" w:rsidSect="00AF406B">
          <w:pgSz w:w="11906" w:h="16838" w:code="9"/>
          <w:pgMar w:top="1701" w:right="1701" w:bottom="1701" w:left="1701" w:header="709" w:footer="709" w:gutter="0"/>
          <w:cols w:space="708"/>
          <w:docGrid w:linePitch="360"/>
        </w:sectPr>
      </w:pPr>
    </w:p>
    <w:p w14:paraId="4175B52F" w14:textId="77777777" w:rsidR="0052112F" w:rsidRPr="0088632E" w:rsidRDefault="0052112F" w:rsidP="00A954B2">
      <w:pPr>
        <w:pStyle w:val="Fonte"/>
        <w:rPr>
          <w:ins w:id="170" w:author="LARA LONGHI" w:date="2024-08-07T10:39:00Z" w16du:dateUtc="2024-08-07T08:39:00Z"/>
          <w:noProof/>
          <w:lang w:val="en-US"/>
        </w:rPr>
        <w:sectPr w:rsidR="0052112F" w:rsidRPr="0088632E" w:rsidSect="00AF406B">
          <w:pgSz w:w="11906" w:h="16838" w:code="9"/>
          <w:pgMar w:top="1701" w:right="1701" w:bottom="1701" w:left="1701" w:header="709" w:footer="709" w:gutter="0"/>
          <w:cols w:space="708"/>
          <w:docGrid w:linePitch="360"/>
        </w:sectPr>
      </w:pPr>
    </w:p>
    <w:p w14:paraId="432A7B01" w14:textId="06F2BF29" w:rsidR="0052112F" w:rsidRPr="0052112F" w:rsidDel="0052112F" w:rsidRDefault="0052112F">
      <w:pPr>
        <w:pStyle w:val="Fonte"/>
        <w:ind w:left="0"/>
        <w:rPr>
          <w:del w:id="171" w:author="LARA LONGHI" w:date="2024-08-07T10:39:00Z" w16du:dateUtc="2024-08-07T08:39:00Z"/>
          <w:noProof/>
          <w:rPrChange w:id="172" w:author="LARA LONGHI" w:date="2024-08-07T10:38:00Z" w16du:dateUtc="2024-08-07T08:38:00Z">
            <w:rPr>
              <w:del w:id="173" w:author="LARA LONGHI" w:date="2024-08-07T10:39:00Z" w16du:dateUtc="2024-08-07T08:39:00Z"/>
              <w:noProof/>
              <w:lang w:val="en-US"/>
            </w:rPr>
          </w:rPrChange>
        </w:rPr>
        <w:pPrChange w:id="174" w:author="LARA LONGHI" w:date="2024-08-07T10:39:00Z" w16du:dateUtc="2024-08-07T08:39:00Z">
          <w:pPr>
            <w:pStyle w:val="Fonte"/>
          </w:pPr>
        </w:pPrChange>
      </w:pPr>
      <w:bookmarkStart w:id="175" w:name="_Toc173919883"/>
      <w:bookmarkStart w:id="176" w:name="_Toc173920056"/>
      <w:bookmarkStart w:id="177" w:name="_Toc173921256"/>
      <w:bookmarkStart w:id="178" w:name="_Toc173922361"/>
      <w:bookmarkStart w:id="179" w:name="_Toc173929890"/>
      <w:bookmarkStart w:id="180" w:name="_Toc175647182"/>
      <w:bookmarkEnd w:id="175"/>
      <w:bookmarkEnd w:id="176"/>
      <w:bookmarkEnd w:id="177"/>
      <w:bookmarkEnd w:id="178"/>
      <w:bookmarkEnd w:id="179"/>
      <w:bookmarkEnd w:id="180"/>
    </w:p>
    <w:p w14:paraId="1A9B87BD" w14:textId="76291908" w:rsidR="005D5421" w:rsidRDefault="005D5421" w:rsidP="005D5421">
      <w:pPr>
        <w:pStyle w:val="TitoloT"/>
        <w:rPr>
          <w:noProof/>
        </w:rPr>
      </w:pPr>
      <w:bookmarkStart w:id="181" w:name="_Toc175647183"/>
      <w:r>
        <w:rPr>
          <w:noProof/>
        </w:rPr>
        <w:t>Sviluppo dell’applicativo</w:t>
      </w:r>
      <w:bookmarkEnd w:id="181"/>
    </w:p>
    <w:p w14:paraId="662C29BE" w14:textId="77777777" w:rsidR="00113433" w:rsidRDefault="00113433" w:rsidP="00113433">
      <w:pPr>
        <w:pStyle w:val="Ttesto"/>
        <w:rPr>
          <w:noProof/>
        </w:rPr>
      </w:pPr>
      <w:r w:rsidRPr="00113433">
        <w:rPr>
          <w:noProof/>
        </w:rPr>
        <w:t>In questo capitolo verranno descritti i dettagli tecnici dello sviluppo dell'applicazione, con un'attenzione particolare al codice, ai plugin utilizzati e all'esperienza utente (UX). Questo capitolo mira a fornire una panoramica completa delle tecnologie e metodologie impiegate per realizzare l'applicazione.</w:t>
      </w:r>
    </w:p>
    <w:p w14:paraId="2140C481" w14:textId="1D12DFBE" w:rsidR="000E3355" w:rsidRDefault="000E3355" w:rsidP="0034654D">
      <w:pPr>
        <w:pStyle w:val="Ttesto"/>
        <w:ind w:left="0"/>
        <w:rPr>
          <w:noProof/>
        </w:rPr>
      </w:pPr>
    </w:p>
    <w:p w14:paraId="0EAC4110" w14:textId="77777777" w:rsidR="006F19F9" w:rsidRDefault="006F19F9" w:rsidP="006F19F9">
      <w:pPr>
        <w:pStyle w:val="TParagrafo"/>
        <w:numPr>
          <w:ilvl w:val="1"/>
          <w:numId w:val="1"/>
        </w:numPr>
        <w:rPr>
          <w:noProof/>
        </w:rPr>
      </w:pPr>
      <w:bookmarkStart w:id="182" w:name="_Toc175647184"/>
      <w:r>
        <w:rPr>
          <w:noProof/>
        </w:rPr>
        <w:t>Tecnologie e linguaggi</w:t>
      </w:r>
      <w:bookmarkEnd w:id="182"/>
      <w:r>
        <w:rPr>
          <w:noProof/>
        </w:rPr>
        <w:t xml:space="preserve"> </w:t>
      </w:r>
    </w:p>
    <w:p w14:paraId="0148AA01" w14:textId="77777777" w:rsidR="006F19F9" w:rsidRPr="0098694C" w:rsidRDefault="006F19F9" w:rsidP="006F19F9">
      <w:pPr>
        <w:pStyle w:val="Ttesto"/>
        <w:ind w:left="708"/>
        <w:rPr>
          <w:noProof/>
        </w:rPr>
      </w:pPr>
      <w:r w:rsidRPr="0098694C">
        <w:rPr>
          <w:noProof/>
        </w:rPr>
        <w:t>La scelta delle tecnologie e dei linguaggi di programmazione è stata fondamentale per lo sviluppo efficace di MindEase.</w:t>
      </w:r>
    </w:p>
    <w:p w14:paraId="5BAE9BC3" w14:textId="0B9662F3" w:rsidR="006F19F9" w:rsidRPr="0098694C" w:rsidRDefault="006F19F9" w:rsidP="006F19F9">
      <w:pPr>
        <w:pStyle w:val="Ttesto"/>
        <w:numPr>
          <w:ilvl w:val="0"/>
          <w:numId w:val="35"/>
        </w:numPr>
        <w:tabs>
          <w:tab w:val="clear" w:pos="720"/>
          <w:tab w:val="num" w:pos="1068"/>
        </w:tabs>
        <w:ind w:left="1068"/>
        <w:rPr>
          <w:noProof/>
        </w:rPr>
      </w:pPr>
      <w:commentRangeStart w:id="183"/>
      <w:r w:rsidRPr="0098694C">
        <w:rPr>
          <w:noProof/>
        </w:rPr>
        <w:t xml:space="preserve">Linguaggio di </w:t>
      </w:r>
      <w:ins w:id="184" w:author="Mauro Pelucchi" w:date="2024-08-02T06:52:00Z">
        <w:r w:rsidR="4EA33DA3" w:rsidRPr="3615166F">
          <w:rPr>
            <w:noProof/>
          </w:rPr>
          <w:t>p</w:t>
        </w:r>
      </w:ins>
      <w:del w:id="185" w:author="Mauro Pelucchi" w:date="2024-08-02T06:52:00Z">
        <w:r w:rsidRPr="0098694C">
          <w:rPr>
            <w:noProof/>
          </w:rPr>
          <w:delText>P</w:delText>
        </w:r>
      </w:del>
      <w:r w:rsidRPr="0098694C">
        <w:rPr>
          <w:noProof/>
        </w:rPr>
        <w:t>rogrammazione: L'applicazione è stata sviluppata utilizzando Dart, il linguaggio di programmazione per Flutter. Dart è stato scelto per la sua capacità di creare applicazioni ibride, che possono essere eseguite su iOS, Android e web con una base di codice unica.</w:t>
      </w:r>
      <w:commentRangeEnd w:id="183"/>
      <w:r>
        <w:commentReference w:id="183"/>
      </w:r>
    </w:p>
    <w:p w14:paraId="549A78E8" w14:textId="77777777" w:rsidR="006F19F9" w:rsidRPr="0098694C" w:rsidRDefault="006F19F9" w:rsidP="006F19F9">
      <w:pPr>
        <w:pStyle w:val="Ttesto"/>
        <w:numPr>
          <w:ilvl w:val="0"/>
          <w:numId w:val="35"/>
        </w:numPr>
        <w:tabs>
          <w:tab w:val="clear" w:pos="720"/>
          <w:tab w:val="num" w:pos="1068"/>
        </w:tabs>
        <w:ind w:left="1068"/>
        <w:rPr>
          <w:noProof/>
        </w:rPr>
      </w:pPr>
      <w:r w:rsidRPr="0098694C">
        <w:rPr>
          <w:noProof/>
        </w:rPr>
        <w:t>Framework: Flutter è stato utilizzato per sviluppare l'interfaccia utente. Flutter permette di creare interfacce utente altamente reattive e belle, con prestazioni native su tutte le piattaforme supportate.</w:t>
      </w:r>
    </w:p>
    <w:p w14:paraId="451D4541" w14:textId="77F3673A" w:rsidR="006F19F9" w:rsidRPr="00322174" w:rsidRDefault="006F19F9" w:rsidP="006F19F9">
      <w:pPr>
        <w:pStyle w:val="Ttesto"/>
        <w:numPr>
          <w:ilvl w:val="0"/>
          <w:numId w:val="35"/>
        </w:numPr>
        <w:tabs>
          <w:tab w:val="clear" w:pos="720"/>
          <w:tab w:val="num" w:pos="1068"/>
        </w:tabs>
        <w:ind w:left="1068"/>
        <w:rPr>
          <w:noProof/>
        </w:rPr>
      </w:pPr>
      <w:r w:rsidRPr="00322174">
        <w:rPr>
          <w:noProof/>
        </w:rPr>
        <w:t>Database: MongoDB è stato selezionato come database principale per la sua flessibilità e scalabilità. L'interazione con MongoDB è stata gestita tramite il plugin mongo_dart, che ha permesso di creare e aggiornare dataset come</w:t>
      </w:r>
      <w:r w:rsidR="00BE34C8">
        <w:rPr>
          <w:noProof/>
        </w:rPr>
        <w:t xml:space="preserve"> gli</w:t>
      </w:r>
      <w:r w:rsidRPr="00322174">
        <w:rPr>
          <w:noProof/>
        </w:rPr>
        <w:t xml:space="preserve"> utenti registrati e la monitorazione degli umori dell'utente, per le interrogazioni</w:t>
      </w:r>
      <w:r>
        <w:rPr>
          <w:noProof/>
        </w:rPr>
        <w:t xml:space="preserve"> sono state create repository apposite che vanno ad utilizzare API realizzate in AWS</w:t>
      </w:r>
      <w:r w:rsidRPr="00322174">
        <w:rPr>
          <w:noProof/>
        </w:rPr>
        <w:t>.</w:t>
      </w:r>
    </w:p>
    <w:p w14:paraId="0EF6BAD0" w14:textId="3B270744" w:rsidR="006F19F9" w:rsidRDefault="006F19F9" w:rsidP="006F19F9">
      <w:pPr>
        <w:pStyle w:val="Ttesto"/>
        <w:numPr>
          <w:ilvl w:val="0"/>
          <w:numId w:val="35"/>
        </w:numPr>
        <w:tabs>
          <w:tab w:val="clear" w:pos="720"/>
          <w:tab w:val="num" w:pos="1068"/>
        </w:tabs>
        <w:ind w:left="1068"/>
        <w:rPr>
          <w:noProof/>
        </w:rPr>
      </w:pPr>
      <w:r w:rsidRPr="00322174">
        <w:rPr>
          <w:noProof/>
        </w:rPr>
        <w:t>CI/CD: Per l'integrazione e la distribuzione continua è stato utilizzato GitHub, garantendo che ogni modifica al codice venga salvata e registrata in modo sicuro e tracciabile.</w:t>
      </w:r>
    </w:p>
    <w:p w14:paraId="7268B23D" w14:textId="2930D0AC" w:rsidR="007C6567" w:rsidRDefault="007C6567" w:rsidP="005B383C">
      <w:pPr>
        <w:pStyle w:val="Tsottopara"/>
        <w:rPr>
          <w:noProof/>
        </w:rPr>
      </w:pPr>
      <w:bookmarkStart w:id="186" w:name="_Toc175647185"/>
      <w:r>
        <w:rPr>
          <w:noProof/>
        </w:rPr>
        <w:t>Dart</w:t>
      </w:r>
      <w:bookmarkEnd w:id="186"/>
    </w:p>
    <w:p w14:paraId="2B0C9DD4" w14:textId="77777777" w:rsidR="00D416E5" w:rsidRDefault="00D416E5" w:rsidP="00D416E5">
      <w:pPr>
        <w:pStyle w:val="Ttesto"/>
        <w:ind w:left="1056"/>
        <w:rPr>
          <w:noProof/>
        </w:rPr>
      </w:pPr>
      <w:r>
        <w:rPr>
          <w:noProof/>
        </w:rPr>
        <w:t>Dart è un linguaggio di programmazione sviluppato da Google, progettato per costruire applicazioni moderne per il web, il mobile e il desktop. È il linguaggio principale utilizzato per lo sviluppo di Flutter, un framework UI open-source che permette di creare interfacce utente native su diverse piattaforme con una sola base di codice.</w:t>
      </w:r>
    </w:p>
    <w:p w14:paraId="66916040" w14:textId="18DFCD7F" w:rsidR="006B1C9D" w:rsidRDefault="006B1C9D" w:rsidP="006B1C9D">
      <w:pPr>
        <w:pStyle w:val="Ttesto"/>
        <w:ind w:left="1056"/>
        <w:rPr>
          <w:noProof/>
        </w:rPr>
      </w:pPr>
      <w:r>
        <w:rPr>
          <w:noProof/>
        </w:rPr>
        <w:t>Vantaggi di Dart</w:t>
      </w:r>
      <w:r w:rsidR="005B383C">
        <w:rPr>
          <w:noProof/>
        </w:rPr>
        <w:t>:</w:t>
      </w:r>
    </w:p>
    <w:p w14:paraId="7B487618" w14:textId="3D3413B2" w:rsidR="005B383C" w:rsidRDefault="006B1C9D" w:rsidP="0063153E">
      <w:pPr>
        <w:pStyle w:val="Ttesto"/>
        <w:numPr>
          <w:ilvl w:val="1"/>
          <w:numId w:val="35"/>
        </w:numPr>
        <w:ind w:left="1418"/>
        <w:rPr>
          <w:noProof/>
        </w:rPr>
      </w:pPr>
      <w:r>
        <w:rPr>
          <w:noProof/>
        </w:rPr>
        <w:lastRenderedPageBreak/>
        <w:t>Sintassi semplice e moderna</w:t>
      </w:r>
      <w:r w:rsidR="005B383C">
        <w:rPr>
          <w:noProof/>
        </w:rPr>
        <w:t xml:space="preserve">: </w:t>
      </w:r>
      <w:r>
        <w:rPr>
          <w:noProof/>
        </w:rPr>
        <w:t>Dart ha una sintassi chiara e facile da apprendere</w:t>
      </w:r>
      <w:r w:rsidR="005D1C41">
        <w:rPr>
          <w:noProof/>
        </w:rPr>
        <w:t>.</w:t>
      </w:r>
      <w:r>
        <w:rPr>
          <w:noProof/>
        </w:rPr>
        <w:t xml:space="preserve"> Questo rende il linguaggio accessibile ai nuovi sviluppatori, facilitando la curva di apprendimento e permettendo di scrivere codice leggibile e mantenibile rapidamente.</w:t>
      </w:r>
    </w:p>
    <w:p w14:paraId="46520935" w14:textId="77777777" w:rsidR="002A235F" w:rsidRDefault="006B1C9D" w:rsidP="0063153E">
      <w:pPr>
        <w:pStyle w:val="Ttesto"/>
        <w:numPr>
          <w:ilvl w:val="1"/>
          <w:numId w:val="35"/>
        </w:numPr>
        <w:ind w:left="1418"/>
        <w:rPr>
          <w:noProof/>
        </w:rPr>
      </w:pPr>
      <w:r>
        <w:rPr>
          <w:noProof/>
        </w:rPr>
        <w:t>Compatibilità con Flutter</w:t>
      </w:r>
      <w:r w:rsidR="00731A6C">
        <w:rPr>
          <w:noProof/>
        </w:rPr>
        <w:t xml:space="preserve">: </w:t>
      </w:r>
      <w:r>
        <w:rPr>
          <w:noProof/>
        </w:rPr>
        <w:t>Dart è il linguaggio ufficiale per lo sviluppo con Flutter, il framework UI open-source di Google. La combinazione di Dart e Flutter permette di sviluppare applicazioni cross-platform efficienti con un singolo codebase, migliorando l'efficienza del processo di sviluppo e riducendo il tempo e i costi.</w:t>
      </w:r>
    </w:p>
    <w:p w14:paraId="28D591E8" w14:textId="77777777" w:rsidR="0063153E" w:rsidRDefault="002A235F" w:rsidP="0063153E">
      <w:pPr>
        <w:pStyle w:val="Ttesto"/>
        <w:numPr>
          <w:ilvl w:val="1"/>
          <w:numId w:val="35"/>
        </w:numPr>
        <w:ind w:left="1418"/>
        <w:rPr>
          <w:noProof/>
        </w:rPr>
      </w:pPr>
      <w:r>
        <w:rPr>
          <w:noProof/>
        </w:rPr>
        <w:t>Ricche librerie: D</w:t>
      </w:r>
      <w:r w:rsidR="006B1C9D">
        <w:rPr>
          <w:noProof/>
        </w:rPr>
        <w:t>art include librerie ricche e ben documentate che offrono funzionalità standard come la manipolazione di stringhe, la gestione di collezioni, la gestione di date e ore, e molto altro. Questo riduce la necessità di dipendenze esterne e facilita lo sviluppo rapido.</w:t>
      </w:r>
    </w:p>
    <w:p w14:paraId="54F32C96" w14:textId="77777777" w:rsidR="0063153E" w:rsidRDefault="006B1C9D" w:rsidP="0063153E">
      <w:pPr>
        <w:pStyle w:val="Ttesto"/>
        <w:numPr>
          <w:ilvl w:val="1"/>
          <w:numId w:val="35"/>
        </w:numPr>
        <w:ind w:left="1418"/>
        <w:rPr>
          <w:noProof/>
        </w:rPr>
      </w:pPr>
      <w:r>
        <w:rPr>
          <w:noProof/>
        </w:rPr>
        <w:t>Linguaggio fortemente tipizzato</w:t>
      </w:r>
      <w:r w:rsidR="0063153E">
        <w:rPr>
          <w:noProof/>
        </w:rPr>
        <w:t xml:space="preserve">: </w:t>
      </w:r>
      <w:r>
        <w:rPr>
          <w:noProof/>
        </w:rPr>
        <w:t>Dart è un linguaggio fortemente tipizzato, che aiuta a rilevare errori durante la fase di compilazione, migliorando la sicurezza del codice e riducendo i bug. Questo tipo di sistema di tipi aiuta a mantenere il codice più robusto e affidabile.</w:t>
      </w:r>
      <w:r w:rsidR="0063153E">
        <w:rPr>
          <w:noProof/>
        </w:rPr>
        <w:t xml:space="preserve"> </w:t>
      </w:r>
    </w:p>
    <w:p w14:paraId="50856DBC" w14:textId="77777777" w:rsidR="0063153E" w:rsidRDefault="006B1C9D" w:rsidP="0063153E">
      <w:pPr>
        <w:pStyle w:val="Ttesto"/>
        <w:numPr>
          <w:ilvl w:val="1"/>
          <w:numId w:val="35"/>
        </w:numPr>
        <w:ind w:left="1418"/>
        <w:rPr>
          <w:noProof/>
        </w:rPr>
      </w:pPr>
      <w:r>
        <w:rPr>
          <w:noProof/>
        </w:rPr>
        <w:t>Hot reload</w:t>
      </w:r>
      <w:r w:rsidR="0063153E">
        <w:rPr>
          <w:noProof/>
        </w:rPr>
        <w:t>: U</w:t>
      </w:r>
      <w:r>
        <w:rPr>
          <w:noProof/>
        </w:rPr>
        <w:t>na delle funzionalità più apprezzate è il "hot reload", che permette di vedere immediatamente le modifiche al codice durante lo sviluppo senza dover riavviare l'applicazione. Questa funzionalità accelera notevolmente il processo di sviluppo e debugging, rendendo l'iterazione e l'ottimizzazione del codice molto più efficienti.</w:t>
      </w:r>
    </w:p>
    <w:p w14:paraId="4E705BF9" w14:textId="02D212DF" w:rsidR="006B1C9D" w:rsidRDefault="006B1C9D" w:rsidP="0063153E">
      <w:pPr>
        <w:pStyle w:val="Ttesto"/>
        <w:numPr>
          <w:ilvl w:val="1"/>
          <w:numId w:val="35"/>
        </w:numPr>
        <w:ind w:left="1418"/>
        <w:rPr>
          <w:noProof/>
        </w:rPr>
      </w:pPr>
      <w:r>
        <w:rPr>
          <w:noProof/>
        </w:rPr>
        <w:t>Ampia gamma di widget</w:t>
      </w:r>
      <w:r w:rsidR="0063153E">
        <w:rPr>
          <w:noProof/>
        </w:rPr>
        <w:t xml:space="preserve">: </w:t>
      </w:r>
      <w:r>
        <w:rPr>
          <w:noProof/>
        </w:rPr>
        <w:t>Dart, in combinazione con Flutter, offre una vasta gamma di widget predefiniti e personalizzabili. Questi widget consentono di creare interfacce utente ricche e dinamiche con facilità. La disponibilità di widget per layout, animazioni, input dell'utente e molto altro, riduce il tempo necessario per costruire componenti complessi e migliora la consistenza visiva e funzionale dell'applicazione.</w:t>
      </w:r>
    </w:p>
    <w:p w14:paraId="602CDA4B" w14:textId="7C89D2FE" w:rsidR="00D416E5" w:rsidRDefault="00D416E5" w:rsidP="006B1C9D">
      <w:pPr>
        <w:pStyle w:val="Ttesto"/>
        <w:ind w:left="1056"/>
        <w:rPr>
          <w:noProof/>
        </w:rPr>
      </w:pPr>
      <w:r>
        <w:rPr>
          <w:noProof/>
        </w:rPr>
        <w:t>Svantaggi di Dart</w:t>
      </w:r>
      <w:r w:rsidR="00327BE3">
        <w:rPr>
          <w:noProof/>
        </w:rPr>
        <w:t>:</w:t>
      </w:r>
    </w:p>
    <w:p w14:paraId="4CCDFDE1" w14:textId="66D5BCC7" w:rsidR="00D416E5" w:rsidRDefault="00D416E5" w:rsidP="0079164C">
      <w:pPr>
        <w:pStyle w:val="Ttesto"/>
        <w:numPr>
          <w:ilvl w:val="2"/>
          <w:numId w:val="25"/>
        </w:numPr>
        <w:ind w:left="1418"/>
        <w:rPr>
          <w:noProof/>
        </w:rPr>
      </w:pPr>
      <w:r>
        <w:rPr>
          <w:noProof/>
        </w:rPr>
        <w:t xml:space="preserve">Poca </w:t>
      </w:r>
      <w:r w:rsidR="00272D58">
        <w:rPr>
          <w:noProof/>
        </w:rPr>
        <w:t>d</w:t>
      </w:r>
      <w:r>
        <w:rPr>
          <w:noProof/>
        </w:rPr>
        <w:t>iffusione: Rispetto a linguaggi come Java o Python, Dart ha una comunità di sviluppatori più piccola e una minore quantità di risorse e librerie di terze parti disponibili.</w:t>
      </w:r>
    </w:p>
    <w:p w14:paraId="23490169" w14:textId="77777777" w:rsidR="0079164C" w:rsidRDefault="00D416E5" w:rsidP="0079164C">
      <w:pPr>
        <w:pStyle w:val="Ttesto"/>
        <w:numPr>
          <w:ilvl w:val="2"/>
          <w:numId w:val="25"/>
        </w:numPr>
        <w:ind w:left="1418"/>
        <w:rPr>
          <w:noProof/>
        </w:rPr>
      </w:pPr>
      <w:r>
        <w:rPr>
          <w:noProof/>
        </w:rPr>
        <w:lastRenderedPageBreak/>
        <w:t>Dipendenza da Flutter: Sebbene Dart possa essere utilizzato anche per lo sviluppo di applicazioni server-side e web, la sua adozione è strettamente legata al successo di Flutter. Senza Flutter, Dart potrebbe non essere così rilevante.</w:t>
      </w:r>
    </w:p>
    <w:p w14:paraId="0A72F485" w14:textId="36028DB7" w:rsidR="00D416E5" w:rsidRDefault="00D416E5" w:rsidP="0079164C">
      <w:pPr>
        <w:pStyle w:val="Ttesto"/>
        <w:numPr>
          <w:ilvl w:val="2"/>
          <w:numId w:val="25"/>
        </w:numPr>
        <w:ind w:left="1418"/>
        <w:rPr>
          <w:noProof/>
        </w:rPr>
      </w:pPr>
      <w:r>
        <w:rPr>
          <w:noProof/>
        </w:rPr>
        <w:t xml:space="preserve">Curva di </w:t>
      </w:r>
      <w:r w:rsidR="002D4BE9">
        <w:rPr>
          <w:noProof/>
        </w:rPr>
        <w:t>a</w:t>
      </w:r>
      <w:r>
        <w:rPr>
          <w:noProof/>
        </w:rPr>
        <w:t xml:space="preserve">pprendimento per </w:t>
      </w:r>
      <w:r w:rsidR="002D4BE9">
        <w:rPr>
          <w:noProof/>
        </w:rPr>
        <w:t>t</w:t>
      </w:r>
      <w:r>
        <w:rPr>
          <w:noProof/>
        </w:rPr>
        <w:t xml:space="preserve">eam </w:t>
      </w:r>
      <w:r w:rsidR="002D4BE9">
        <w:rPr>
          <w:noProof/>
        </w:rPr>
        <w:t>e</w:t>
      </w:r>
      <w:r>
        <w:rPr>
          <w:noProof/>
        </w:rPr>
        <w:t>sistenti: Per i team che già utilizzano altri linguaggi e framework, l'adozione di Dart richiede tempo e risorse per la formazione e l'adattamento a nuove metodologie di sviluppo.</w:t>
      </w:r>
    </w:p>
    <w:p w14:paraId="2C8A14E9" w14:textId="77777777" w:rsidR="00F93B02" w:rsidRPr="004F53F3" w:rsidRDefault="00F93B02" w:rsidP="00F93B02">
      <w:pPr>
        <w:pStyle w:val="Ttesto"/>
        <w:ind w:left="1068"/>
        <w:rPr>
          <w:noProof/>
        </w:rPr>
      </w:pPr>
    </w:p>
    <w:p w14:paraId="02B24577" w14:textId="77777777" w:rsidR="00F93B02" w:rsidRDefault="00F93B02" w:rsidP="00F93B02">
      <w:pPr>
        <w:pStyle w:val="TParagrafo"/>
        <w:numPr>
          <w:ilvl w:val="1"/>
          <w:numId w:val="1"/>
        </w:numPr>
        <w:rPr>
          <w:noProof/>
        </w:rPr>
      </w:pPr>
      <w:bookmarkStart w:id="187" w:name="_Toc175647186"/>
      <w:r>
        <w:rPr>
          <w:noProof/>
        </w:rPr>
        <w:t>Plugin</w:t>
      </w:r>
      <w:bookmarkEnd w:id="187"/>
    </w:p>
    <w:p w14:paraId="0C1F8781" w14:textId="77777777" w:rsidR="00F93B02" w:rsidRPr="00101088" w:rsidRDefault="00F93B02" w:rsidP="00F93B02">
      <w:pPr>
        <w:pStyle w:val="Ttesto"/>
        <w:ind w:left="708"/>
        <w:rPr>
          <w:noProof/>
        </w:rPr>
      </w:pPr>
      <w:r w:rsidRPr="00101088">
        <w:rPr>
          <w:noProof/>
        </w:rPr>
        <w:t xml:space="preserve">L'utilizzo dei plugin è stato </w:t>
      </w:r>
      <w:r>
        <w:rPr>
          <w:noProof/>
        </w:rPr>
        <w:t>necessario</w:t>
      </w:r>
      <w:r w:rsidRPr="00101088">
        <w:rPr>
          <w:noProof/>
        </w:rPr>
        <w:t xml:space="preserve"> per estendere le funzionalità dell</w:t>
      </w:r>
      <w:r>
        <w:rPr>
          <w:noProof/>
        </w:rPr>
        <w:t>’</w:t>
      </w:r>
      <w:r w:rsidRPr="00101088">
        <w:rPr>
          <w:noProof/>
        </w:rPr>
        <w:t>applicazione. Di seguito, una descrizione dei principali plugin utilizzati:</w:t>
      </w:r>
    </w:p>
    <w:p w14:paraId="309E05DB" w14:textId="65567844" w:rsidR="00F93B02" w:rsidRPr="00101088" w:rsidRDefault="00F93B02" w:rsidP="00F93B02">
      <w:pPr>
        <w:pStyle w:val="Ttesto"/>
        <w:numPr>
          <w:ilvl w:val="0"/>
          <w:numId w:val="36"/>
        </w:numPr>
        <w:rPr>
          <w:noProof/>
        </w:rPr>
      </w:pPr>
      <w:commentRangeStart w:id="188"/>
      <w:r w:rsidRPr="00101088">
        <w:rPr>
          <w:noProof/>
        </w:rPr>
        <w:t>audioplayers</w:t>
      </w:r>
      <w:commentRangeEnd w:id="188"/>
      <w:r>
        <w:commentReference w:id="188"/>
      </w:r>
      <w:r w:rsidRPr="00101088">
        <w:rPr>
          <w:noProof/>
        </w:rPr>
        <w:t>: Utilizzato per riprodurre</w:t>
      </w:r>
      <w:r>
        <w:rPr>
          <w:noProof/>
        </w:rPr>
        <w:t xml:space="preserve"> gli</w:t>
      </w:r>
      <w:r w:rsidRPr="00101088">
        <w:rPr>
          <w:noProof/>
        </w:rPr>
        <w:t xml:space="preserve"> audio </w:t>
      </w:r>
      <w:r>
        <w:rPr>
          <w:noProof/>
        </w:rPr>
        <w:t xml:space="preserve"> dei suoni rilassanti </w:t>
      </w:r>
      <w:r w:rsidRPr="00101088">
        <w:rPr>
          <w:noProof/>
        </w:rPr>
        <w:t>all'interno dell'app.</w:t>
      </w:r>
    </w:p>
    <w:p w14:paraId="3953708D" w14:textId="77777777" w:rsidR="00F93B02" w:rsidRPr="00101088" w:rsidRDefault="00F93B02" w:rsidP="00F93B02">
      <w:pPr>
        <w:pStyle w:val="Ttesto"/>
        <w:numPr>
          <w:ilvl w:val="0"/>
          <w:numId w:val="36"/>
        </w:numPr>
        <w:rPr>
          <w:noProof/>
        </w:rPr>
      </w:pPr>
      <w:r w:rsidRPr="00101088">
        <w:rPr>
          <w:noProof/>
        </w:rPr>
        <w:t>aws_client: Impiegato per integrare i servizi AWS, come l'archiviazione di dati e file.</w:t>
      </w:r>
    </w:p>
    <w:p w14:paraId="2C14BB06" w14:textId="77777777" w:rsidR="00F93B02" w:rsidRPr="00101088" w:rsidRDefault="00F93B02" w:rsidP="00F93B02">
      <w:pPr>
        <w:pStyle w:val="Ttesto"/>
        <w:numPr>
          <w:ilvl w:val="0"/>
          <w:numId w:val="36"/>
        </w:numPr>
        <w:rPr>
          <w:noProof/>
        </w:rPr>
      </w:pPr>
      <w:r w:rsidRPr="00101088">
        <w:rPr>
          <w:noProof/>
        </w:rPr>
        <w:t xml:space="preserve">calendar_date_picker2: Fornisce un calendario per la selezione delle date, utile per </w:t>
      </w:r>
      <w:r>
        <w:rPr>
          <w:noProof/>
        </w:rPr>
        <w:t>visualizzare le emozioni provate</w:t>
      </w:r>
      <w:r w:rsidRPr="00101088">
        <w:rPr>
          <w:noProof/>
        </w:rPr>
        <w:t>.</w:t>
      </w:r>
    </w:p>
    <w:p w14:paraId="63BD9FB8" w14:textId="77777777" w:rsidR="00F93B02" w:rsidRPr="00101088" w:rsidRDefault="00F93B02" w:rsidP="00F93B02">
      <w:pPr>
        <w:pStyle w:val="Ttesto"/>
        <w:numPr>
          <w:ilvl w:val="0"/>
          <w:numId w:val="36"/>
        </w:numPr>
        <w:rPr>
          <w:noProof/>
        </w:rPr>
      </w:pPr>
      <w:r w:rsidRPr="00101088">
        <w:rPr>
          <w:noProof/>
        </w:rPr>
        <w:t>firebase_auth e firebase_core: Utilizzati per l'autenticazione degli utenti e l'integrazione con Firebase.</w:t>
      </w:r>
    </w:p>
    <w:p w14:paraId="7CA536DF" w14:textId="77777777" w:rsidR="00F93B02" w:rsidRPr="00101088" w:rsidRDefault="00F93B02" w:rsidP="00F93B02">
      <w:pPr>
        <w:pStyle w:val="Ttesto"/>
        <w:numPr>
          <w:ilvl w:val="0"/>
          <w:numId w:val="36"/>
        </w:numPr>
        <w:rPr>
          <w:noProof/>
        </w:rPr>
      </w:pPr>
      <w:r w:rsidRPr="00101088">
        <w:rPr>
          <w:noProof/>
        </w:rPr>
        <w:t>flutter_email_sender: Consente l'invio di email direttamente dall'app.</w:t>
      </w:r>
    </w:p>
    <w:p w14:paraId="693711D4" w14:textId="77777777" w:rsidR="00F93B02" w:rsidRPr="00101088" w:rsidRDefault="00F93B02" w:rsidP="00F93B02">
      <w:pPr>
        <w:pStyle w:val="Ttesto"/>
        <w:numPr>
          <w:ilvl w:val="0"/>
          <w:numId w:val="36"/>
        </w:numPr>
        <w:rPr>
          <w:noProof/>
        </w:rPr>
      </w:pPr>
      <w:r w:rsidRPr="00101088">
        <w:rPr>
          <w:noProof/>
        </w:rPr>
        <w:t>flutter_facebook_auth e google_sign_in: Plugin per l'integrazione del login tramite Facebook e Google.</w:t>
      </w:r>
    </w:p>
    <w:p w14:paraId="1088B53A" w14:textId="77777777" w:rsidR="00F93B02" w:rsidRPr="00101088" w:rsidRDefault="00F93B02" w:rsidP="00F93B02">
      <w:pPr>
        <w:pStyle w:val="Ttesto"/>
        <w:numPr>
          <w:ilvl w:val="0"/>
          <w:numId w:val="36"/>
        </w:numPr>
        <w:rPr>
          <w:noProof/>
        </w:rPr>
      </w:pPr>
      <w:r w:rsidRPr="00101088">
        <w:rPr>
          <w:noProof/>
        </w:rPr>
        <w:t>flutter_markdown: Utilizzato per rendere il testo in formato Markdown.</w:t>
      </w:r>
    </w:p>
    <w:p w14:paraId="679D3CC6" w14:textId="77777777" w:rsidR="00F93B02" w:rsidRPr="00101088" w:rsidRDefault="00F93B02" w:rsidP="00F93B02">
      <w:pPr>
        <w:pStyle w:val="Ttesto"/>
        <w:numPr>
          <w:ilvl w:val="0"/>
          <w:numId w:val="36"/>
        </w:numPr>
        <w:rPr>
          <w:noProof/>
        </w:rPr>
      </w:pPr>
      <w:r w:rsidRPr="00101088">
        <w:rPr>
          <w:noProof/>
        </w:rPr>
        <w:t>flutter_riverpod: Utilizzato per la gestione dello stato dell'applicazione.</w:t>
      </w:r>
    </w:p>
    <w:p w14:paraId="163160F2" w14:textId="77777777" w:rsidR="00F93B02" w:rsidRPr="00101088" w:rsidRDefault="00F93B02" w:rsidP="00F93B02">
      <w:pPr>
        <w:pStyle w:val="Ttesto"/>
        <w:numPr>
          <w:ilvl w:val="0"/>
          <w:numId w:val="36"/>
        </w:numPr>
        <w:rPr>
          <w:noProof/>
        </w:rPr>
      </w:pPr>
      <w:r w:rsidRPr="00101088">
        <w:rPr>
          <w:noProof/>
        </w:rPr>
        <w:t>font_awesome_flutter: Fornisce icone per migliorare l'interfaccia utente.</w:t>
      </w:r>
    </w:p>
    <w:p w14:paraId="7F60DA02" w14:textId="77777777" w:rsidR="00F93B02" w:rsidRPr="00101088" w:rsidRDefault="00F93B02" w:rsidP="00F93B02">
      <w:pPr>
        <w:pStyle w:val="Ttesto"/>
        <w:numPr>
          <w:ilvl w:val="0"/>
          <w:numId w:val="36"/>
        </w:numPr>
        <w:rPr>
          <w:noProof/>
        </w:rPr>
      </w:pPr>
      <w:r w:rsidRPr="00101088">
        <w:rPr>
          <w:noProof/>
        </w:rPr>
        <w:t>http: Utilizzato per effettuare richieste HTTP verso API esterne.</w:t>
      </w:r>
    </w:p>
    <w:p w14:paraId="41988479" w14:textId="77777777" w:rsidR="00F93B02" w:rsidRPr="00101088" w:rsidRDefault="00F93B02" w:rsidP="00F93B02">
      <w:pPr>
        <w:pStyle w:val="Ttesto"/>
        <w:numPr>
          <w:ilvl w:val="0"/>
          <w:numId w:val="36"/>
        </w:numPr>
        <w:rPr>
          <w:noProof/>
        </w:rPr>
      </w:pPr>
      <w:r w:rsidRPr="00101088">
        <w:rPr>
          <w:noProof/>
        </w:rPr>
        <w:t>image_picker: Permette agli utenti di selezionare immagini dalla galleria o dalla fotocamera.</w:t>
      </w:r>
    </w:p>
    <w:p w14:paraId="131EF8A4" w14:textId="77777777" w:rsidR="00F93B02" w:rsidRPr="00101088" w:rsidRDefault="00F93B02" w:rsidP="00F93B02">
      <w:pPr>
        <w:pStyle w:val="Ttesto"/>
        <w:numPr>
          <w:ilvl w:val="0"/>
          <w:numId w:val="36"/>
        </w:numPr>
        <w:rPr>
          <w:noProof/>
        </w:rPr>
      </w:pPr>
      <w:r w:rsidRPr="00101088">
        <w:rPr>
          <w:noProof/>
        </w:rPr>
        <w:t>just_audio: Un'altra libreria per la riproduzione audio, utilizzata per funzionalità avanzate di audio playback.</w:t>
      </w:r>
    </w:p>
    <w:p w14:paraId="26356786" w14:textId="77777777" w:rsidR="00F93B02" w:rsidRPr="00101088" w:rsidRDefault="00F93B02" w:rsidP="00F93B02">
      <w:pPr>
        <w:pStyle w:val="Ttesto"/>
        <w:numPr>
          <w:ilvl w:val="0"/>
          <w:numId w:val="36"/>
        </w:numPr>
        <w:rPr>
          <w:noProof/>
        </w:rPr>
      </w:pPr>
      <w:r w:rsidRPr="00101088">
        <w:rPr>
          <w:noProof/>
        </w:rPr>
        <w:t>mongo_dart: Utilizzato per interagire con un database MongoDB.</w:t>
      </w:r>
    </w:p>
    <w:p w14:paraId="69D13F24" w14:textId="77777777" w:rsidR="00F93B02" w:rsidRPr="00101088" w:rsidRDefault="00F93B02" w:rsidP="00F93B02">
      <w:pPr>
        <w:pStyle w:val="Ttesto"/>
        <w:numPr>
          <w:ilvl w:val="0"/>
          <w:numId w:val="36"/>
        </w:numPr>
        <w:rPr>
          <w:noProof/>
        </w:rPr>
      </w:pPr>
      <w:r w:rsidRPr="00101088">
        <w:rPr>
          <w:noProof/>
        </w:rPr>
        <w:t>provider: Utilizzato per la gestione dello stato dell'applicazione.</w:t>
      </w:r>
    </w:p>
    <w:p w14:paraId="1B704283" w14:textId="77777777" w:rsidR="00F93B02" w:rsidRPr="00101088" w:rsidRDefault="00F93B02" w:rsidP="00F93B02">
      <w:pPr>
        <w:pStyle w:val="Ttesto"/>
        <w:numPr>
          <w:ilvl w:val="0"/>
          <w:numId w:val="36"/>
        </w:numPr>
        <w:rPr>
          <w:noProof/>
        </w:rPr>
      </w:pPr>
      <w:r w:rsidRPr="00101088">
        <w:rPr>
          <w:noProof/>
        </w:rPr>
        <w:lastRenderedPageBreak/>
        <w:t>shared_preferences: Permette di salvare e recuperare dati localmente.</w:t>
      </w:r>
    </w:p>
    <w:p w14:paraId="3CB46DC9" w14:textId="77777777" w:rsidR="00F93B02" w:rsidRPr="00101088" w:rsidRDefault="00F93B02" w:rsidP="00F93B02">
      <w:pPr>
        <w:pStyle w:val="Ttesto"/>
        <w:numPr>
          <w:ilvl w:val="0"/>
          <w:numId w:val="36"/>
        </w:numPr>
        <w:rPr>
          <w:noProof/>
        </w:rPr>
      </w:pPr>
      <w:r w:rsidRPr="00101088">
        <w:rPr>
          <w:noProof/>
        </w:rPr>
        <w:t>table_calendar: Un'altra libreria per la gestione dei calendari.</w:t>
      </w:r>
    </w:p>
    <w:p w14:paraId="70E49BD2" w14:textId="77777777" w:rsidR="00F93B02" w:rsidRPr="00101088" w:rsidRDefault="00F93B02" w:rsidP="00F93B02">
      <w:pPr>
        <w:pStyle w:val="Ttesto"/>
        <w:numPr>
          <w:ilvl w:val="0"/>
          <w:numId w:val="36"/>
        </w:numPr>
        <w:rPr>
          <w:noProof/>
        </w:rPr>
      </w:pPr>
      <w:r w:rsidRPr="00101088">
        <w:rPr>
          <w:noProof/>
        </w:rPr>
        <w:t>video_player: Utilizzato per la riproduzione di video.</w:t>
      </w:r>
    </w:p>
    <w:p w14:paraId="0D3AC566" w14:textId="77777777" w:rsidR="00F93B02" w:rsidRPr="00101088" w:rsidRDefault="00F93B02" w:rsidP="00F93B02">
      <w:pPr>
        <w:pStyle w:val="Ttesto"/>
        <w:numPr>
          <w:ilvl w:val="0"/>
          <w:numId w:val="36"/>
        </w:numPr>
        <w:rPr>
          <w:noProof/>
        </w:rPr>
      </w:pPr>
      <w:r w:rsidRPr="00101088">
        <w:rPr>
          <w:noProof/>
        </w:rPr>
        <w:t>window_manager: Gestisce le finestre dell'applicazione su desktop.</w:t>
      </w:r>
    </w:p>
    <w:p w14:paraId="22B38225" w14:textId="77777777" w:rsidR="00F93B02" w:rsidRDefault="00F93B02" w:rsidP="00F93B02">
      <w:pPr>
        <w:pStyle w:val="Ttesto"/>
        <w:numPr>
          <w:ilvl w:val="0"/>
          <w:numId w:val="36"/>
        </w:numPr>
        <w:rPr>
          <w:noProof/>
        </w:rPr>
      </w:pPr>
      <w:r w:rsidRPr="00101088">
        <w:rPr>
          <w:noProof/>
        </w:rPr>
        <w:t>youtube_player_flutter e youtube_player_iframe: Utilizzati per integrare video di YouTube all'interno dell'app.</w:t>
      </w:r>
    </w:p>
    <w:p w14:paraId="79344599" w14:textId="313A3E94" w:rsidR="00345BB8" w:rsidRPr="00101088" w:rsidRDefault="00345BB8" w:rsidP="00345BB8">
      <w:pPr>
        <w:pStyle w:val="Ttesto"/>
        <w:ind w:left="708"/>
        <w:rPr>
          <w:noProof/>
        </w:rPr>
      </w:pPr>
      <w:r w:rsidRPr="00345BB8">
        <w:rPr>
          <w:noProof/>
        </w:rPr>
        <w:t>Per ulteriori dettagli si veda l'Appendice A</w:t>
      </w:r>
      <w:r>
        <w:rPr>
          <w:noProof/>
        </w:rPr>
        <w:t>.</w:t>
      </w:r>
    </w:p>
    <w:p w14:paraId="59A91D35" w14:textId="77777777" w:rsidR="006F19F9" w:rsidRPr="0098694C" w:rsidRDefault="006F19F9" w:rsidP="00F93B02">
      <w:pPr>
        <w:pStyle w:val="Ttesto"/>
        <w:ind w:left="708"/>
        <w:rPr>
          <w:noProof/>
        </w:rPr>
      </w:pPr>
    </w:p>
    <w:p w14:paraId="021974D0" w14:textId="76C806A9" w:rsidR="00F82186" w:rsidRDefault="00F82186" w:rsidP="008865A2">
      <w:pPr>
        <w:pStyle w:val="TParagrafo"/>
        <w:numPr>
          <w:ilvl w:val="1"/>
          <w:numId w:val="1"/>
        </w:numPr>
        <w:rPr>
          <w:noProof/>
        </w:rPr>
      </w:pPr>
      <w:bookmarkStart w:id="189" w:name="_Toc175647187"/>
      <w:r>
        <w:rPr>
          <w:noProof/>
        </w:rPr>
        <w:t>User Experience</w:t>
      </w:r>
      <w:bookmarkEnd w:id="189"/>
    </w:p>
    <w:p w14:paraId="18344FD3" w14:textId="11FA39F1" w:rsidR="000C007A" w:rsidRPr="000C007A" w:rsidRDefault="000C007A" w:rsidP="000C007A">
      <w:pPr>
        <w:pStyle w:val="Ttesto"/>
        <w:ind w:left="708"/>
        <w:rPr>
          <w:noProof/>
        </w:rPr>
      </w:pPr>
      <w:r w:rsidRPr="000C007A">
        <w:rPr>
          <w:noProof/>
        </w:rPr>
        <w:t>L'esperienza utente è un aspetto cruciale nello sviluppo di MindEase</w:t>
      </w:r>
      <w:r w:rsidR="0079419A">
        <w:rPr>
          <w:noProof/>
        </w:rPr>
        <w:t>,</w:t>
      </w:r>
      <w:r w:rsidR="0079419A" w:rsidRPr="0079419A">
        <w:rPr>
          <w:rFonts w:ascii="Calibri" w:eastAsia="Calibri" w:hAnsi="Calibri"/>
          <w:sz w:val="22"/>
          <w:szCs w:val="22"/>
          <w:lang w:eastAsia="en-US"/>
        </w:rPr>
        <w:t xml:space="preserve"> </w:t>
      </w:r>
      <w:r w:rsidR="0079419A" w:rsidRPr="0079419A">
        <w:rPr>
          <w:noProof/>
        </w:rPr>
        <w:t>poiché l'applicazione è progettata per il benessere dell'utente. Pertanto, è essenziale che l'app non solo faciliti l'interazione, ma anche riduca qualsiasi fonte di stress o confusione.</w:t>
      </w:r>
      <w:r w:rsidR="0079419A">
        <w:rPr>
          <w:noProof/>
        </w:rPr>
        <w:t xml:space="preserve"> </w:t>
      </w:r>
      <w:r w:rsidR="003205A6">
        <w:rPr>
          <w:noProof/>
        </w:rPr>
        <w:t>Ho</w:t>
      </w:r>
      <w:r w:rsidRPr="000C007A">
        <w:rPr>
          <w:noProof/>
        </w:rPr>
        <w:t xml:space="preserve"> adottato diversi principi e tecniche per garantire un'interfaccia utente intuitiva e coinvolgente.</w:t>
      </w:r>
    </w:p>
    <w:p w14:paraId="7524CCE9" w14:textId="6E0E6464" w:rsidR="008D1E56" w:rsidRDefault="000C007A" w:rsidP="00D94CA9">
      <w:pPr>
        <w:pStyle w:val="Ttesto"/>
        <w:numPr>
          <w:ilvl w:val="0"/>
          <w:numId w:val="37"/>
        </w:numPr>
        <w:rPr>
          <w:noProof/>
        </w:rPr>
      </w:pPr>
      <w:r w:rsidRPr="000C007A">
        <w:rPr>
          <w:noProof/>
        </w:rPr>
        <w:t xml:space="preserve">Design </w:t>
      </w:r>
      <w:ins w:id="190" w:author="Mauro Pelucchi" w:date="2024-08-02T06:54:00Z">
        <w:r w:rsidR="28E8CE01" w:rsidRPr="3615166F">
          <w:rPr>
            <w:noProof/>
          </w:rPr>
          <w:t>i</w:t>
        </w:r>
      </w:ins>
      <w:del w:id="191" w:author="Mauro Pelucchi" w:date="2024-08-02T06:54:00Z">
        <w:r w:rsidRPr="000C007A">
          <w:rPr>
            <w:noProof/>
          </w:rPr>
          <w:delText>I</w:delText>
        </w:r>
      </w:del>
      <w:r w:rsidRPr="000C007A">
        <w:rPr>
          <w:noProof/>
        </w:rPr>
        <w:t>ntuitivo: L'applicazione è progettata con un'interfaccia pulita e intuitiva</w:t>
      </w:r>
      <w:r w:rsidR="008D1E56" w:rsidRPr="008D1E56">
        <w:rPr>
          <w:noProof/>
        </w:rPr>
        <w:t>, che consente agli utenti di comprendere e utilizzare l'app senza necessità di istruzioni dettagliate. L'aspetto uniforme dell'app, con colori che promuovono un senso di serenità, facilita la navigazione tra le diverse funzionalità. Gli utenti possono spostarsi facilmente tra le varie pagine tramite una barra di navigazione, rendendo l'accesso alle diverse sezioni dell'app semplice e diretto.</w:t>
      </w:r>
    </w:p>
    <w:p w14:paraId="1A1AC10E" w14:textId="6104184B" w:rsidR="000C007A" w:rsidRDefault="000C007A" w:rsidP="00D94CA9">
      <w:pPr>
        <w:pStyle w:val="Ttesto"/>
        <w:numPr>
          <w:ilvl w:val="0"/>
          <w:numId w:val="37"/>
        </w:numPr>
        <w:rPr>
          <w:noProof/>
        </w:rPr>
      </w:pPr>
      <w:commentRangeStart w:id="192"/>
      <w:r w:rsidRPr="000C007A">
        <w:rPr>
          <w:noProof/>
        </w:rPr>
        <w:t>Feedback Immediato: L'applicazione fornisce feedback immediato agli utenti per ogni azione, migliorando la percezione di reattività e affidabilità. Questo include messaggi di conferma, animazioni di caricamento e notifiche visive.</w:t>
      </w:r>
      <w:commentRangeEnd w:id="192"/>
      <w:r>
        <w:commentReference w:id="192"/>
      </w:r>
    </w:p>
    <w:p w14:paraId="17046F62" w14:textId="77777777" w:rsidR="008B5C60" w:rsidRDefault="008B5C60" w:rsidP="008B5C60">
      <w:pPr>
        <w:pStyle w:val="Ttesto"/>
        <w:ind w:left="1068"/>
        <w:rPr>
          <w:noProof/>
        </w:rPr>
      </w:pPr>
      <w:r w:rsidRPr="008B5C60">
        <w:rPr>
          <w:noProof/>
        </w:rPr>
        <w:t>Ad esempio, dopo aver effettuato l'accesso, compare una snackbar che conferma l'avvenuta operazione con successo. Questo tipo di feedback è presente anche in altre aree dell'app dove le modifiche non sono visibili immediatamente, come la modifica della password. Inoltre, sono incluse animazioni di caricamento per il calendario e i video, per informare l'utente che l'operazione è in corso e che deve attendere una risposta.</w:t>
      </w:r>
    </w:p>
    <w:p w14:paraId="0F6CFF4B" w14:textId="144786A0" w:rsidR="000C007A" w:rsidRDefault="000C007A" w:rsidP="000C007A">
      <w:pPr>
        <w:pStyle w:val="Ttesto"/>
        <w:numPr>
          <w:ilvl w:val="0"/>
          <w:numId w:val="37"/>
        </w:numPr>
        <w:rPr>
          <w:ins w:id="193" w:author="Mauro Pelucchi" w:date="2024-08-02T06:55:00Z" w16du:dateUtc="2024-08-02T06:55:02Z"/>
          <w:noProof/>
        </w:rPr>
      </w:pPr>
      <w:r w:rsidRPr="000C007A">
        <w:rPr>
          <w:noProof/>
        </w:rPr>
        <w:lastRenderedPageBreak/>
        <w:t>Personalizzazione: Gli utenti possono personalizzare l'esperienza all'interno dell'app, scegliendo temi</w:t>
      </w:r>
      <w:r w:rsidR="00447375">
        <w:rPr>
          <w:noProof/>
        </w:rPr>
        <w:t xml:space="preserve"> per la pagina di supporto e potendo modificare l</w:t>
      </w:r>
      <w:r w:rsidR="009E765E">
        <w:rPr>
          <w:noProof/>
        </w:rPr>
        <w:t>’immagine di profilo</w:t>
      </w:r>
      <w:r w:rsidRPr="000C007A">
        <w:rPr>
          <w:noProof/>
        </w:rPr>
        <w:t>, per renderla più adatta alle loro esigenze personali.</w:t>
      </w:r>
    </w:p>
    <w:p w14:paraId="359C83C7" w14:textId="7B423343" w:rsidR="3615166F" w:rsidRDefault="3615166F" w:rsidP="0063153E">
      <w:pPr>
        <w:pStyle w:val="Ttesto"/>
        <w:ind w:left="1068"/>
        <w:rPr>
          <w:noProof/>
        </w:rPr>
      </w:pPr>
    </w:p>
    <w:p w14:paraId="1AF8357C" w14:textId="4C634F9D" w:rsidR="00B93ADD" w:rsidRDefault="0046333D" w:rsidP="005B383C">
      <w:pPr>
        <w:pStyle w:val="Tsottopara"/>
        <w:rPr>
          <w:noProof/>
        </w:rPr>
      </w:pPr>
      <w:bookmarkStart w:id="194" w:name="_Toc175647188"/>
      <w:r>
        <w:rPr>
          <w:noProof/>
        </w:rPr>
        <w:t>Studio del design</w:t>
      </w:r>
      <w:bookmarkEnd w:id="194"/>
    </w:p>
    <w:p w14:paraId="3C0C7A7E" w14:textId="4C8DFAED" w:rsidR="006F40A3" w:rsidRPr="006F40A3" w:rsidRDefault="006F40A3" w:rsidP="006F40A3">
      <w:pPr>
        <w:pStyle w:val="Ttesto"/>
        <w:ind w:left="1056"/>
      </w:pPr>
      <w:r w:rsidRPr="006F40A3">
        <w:t>Prima di procedere con la progettazione in Flutter, il design dell'applicazione è stato sviluppato attraverso la creazione di file di mockup</w:t>
      </w:r>
      <w:r w:rsidR="00352340">
        <w:t>, utilizzando come strumento di design Mockup plus</w:t>
      </w:r>
      <w:r w:rsidRPr="006F40A3">
        <w:t xml:space="preserve">. Questo processo è stato </w:t>
      </w:r>
      <w:del w:id="195" w:author="Mauro Pelucchi" w:date="2024-08-02T06:55:00Z">
        <w:r w:rsidRPr="006F40A3">
          <w:delText xml:space="preserve">fondamentale </w:delText>
        </w:r>
      </w:del>
      <w:ins w:id="196" w:author="Mauro Pelucchi" w:date="2024-08-02T06:55:00Z">
        <w:r w:rsidR="6B9335FF">
          <w:t xml:space="preserve">importante </w:t>
        </w:r>
      </w:ins>
      <w:r w:rsidRPr="006F40A3">
        <w:t xml:space="preserve">per </w:t>
      </w:r>
      <w:del w:id="197" w:author="Mauro Pelucchi" w:date="2024-08-02T06:55:00Z">
        <w:r w:rsidRPr="006F40A3">
          <w:delText xml:space="preserve">assicurare </w:delText>
        </w:r>
      </w:del>
      <w:ins w:id="198" w:author="Mauro Pelucchi" w:date="2024-08-02T06:55:00Z">
        <w:r w:rsidR="2BB994A6">
          <w:t>garantire</w:t>
        </w:r>
      </w:ins>
      <w:r w:rsidR="00CE4CF3">
        <w:t xml:space="preserve"> </w:t>
      </w:r>
      <w:r>
        <w:t>che</w:t>
      </w:r>
      <w:r w:rsidRPr="006F40A3">
        <w:t xml:space="preserve"> l'interfaccia utente soddisfacesse le esigenze degli utenti e riflettesse le caratteristiche desiderate.</w:t>
      </w:r>
    </w:p>
    <w:p w14:paraId="16DE048B" w14:textId="7DE09503" w:rsidR="006F40A3" w:rsidRPr="006F40A3" w:rsidRDefault="006F40A3" w:rsidP="006F40A3">
      <w:pPr>
        <w:pStyle w:val="Ttesto"/>
        <w:ind w:left="1056"/>
        <w:rPr>
          <w:ins w:id="199" w:author="Mauro Pelucchi" w:date="2024-08-02T06:55:00Z" w16du:dateUtc="2024-08-02T06:55:39Z"/>
        </w:rPr>
      </w:pPr>
      <w:r w:rsidRPr="006F40A3">
        <w:t xml:space="preserve">Il design dell'applicazione è stato guidato dalle preferenze e dai </w:t>
      </w:r>
      <w:del w:id="200" w:author="Mauro Pelucchi" w:date="2024-08-02T06:55:00Z">
        <w:r w:rsidRPr="006F40A3">
          <w:delText>feedback</w:delText>
        </w:r>
      </w:del>
      <w:ins w:id="201" w:author="Mauro Pelucchi" w:date="2024-08-02T06:55:00Z">
        <w:r w:rsidR="44A8E296">
          <w:t>riscontri</w:t>
        </w:r>
      </w:ins>
      <w:r w:rsidRPr="006F40A3">
        <w:t xml:space="preserve"> degli utenti</w:t>
      </w:r>
      <w:r w:rsidR="006813F5">
        <w:t xml:space="preserve"> (Capitolo 2.4)</w:t>
      </w:r>
      <w:r w:rsidRPr="006F40A3">
        <w:t>, con l'obiettivo di creare un ambiente rilassante e stimolante.</w:t>
      </w:r>
    </w:p>
    <w:p w14:paraId="583FC937" w14:textId="6AB06DCE" w:rsidR="006F40A3" w:rsidRPr="006F40A3" w:rsidRDefault="006F40A3" w:rsidP="006F40A3">
      <w:pPr>
        <w:pStyle w:val="Ttesto"/>
        <w:ind w:left="1056"/>
      </w:pPr>
      <w:del w:id="202" w:author="Mauro Pelucchi" w:date="2024-08-02T06:55:00Z">
        <w:r w:rsidRPr="006F40A3">
          <w:delText xml:space="preserve"> </w:delText>
        </w:r>
      </w:del>
      <w:r w:rsidRPr="006F40A3">
        <w:t>Le principali caratteristiche richieste dagli utenti erano:</w:t>
      </w:r>
    </w:p>
    <w:p w14:paraId="03839CAE" w14:textId="008117F5" w:rsidR="004A12E5" w:rsidRDefault="006F40A3">
      <w:pPr>
        <w:pStyle w:val="Ttesto"/>
        <w:numPr>
          <w:ilvl w:val="0"/>
          <w:numId w:val="25"/>
        </w:numPr>
        <w:ind w:left="1560"/>
        <w:rPr>
          <w:ins w:id="203" w:author="LARA LONGHI" w:date="2024-08-02T11:38:00Z" w16du:dateUtc="2024-08-02T09:38:00Z"/>
        </w:rPr>
        <w:pPrChange w:id="204" w:author="LARA LONGHI" w:date="2024-08-02T11:38:00Z" w16du:dateUtc="2024-08-02T09:38:00Z">
          <w:pPr>
            <w:pStyle w:val="Ttesto"/>
            <w:numPr>
              <w:numId w:val="53"/>
            </w:numPr>
            <w:ind w:left="2136" w:hanging="360"/>
          </w:pPr>
        </w:pPrChange>
      </w:pPr>
      <w:del w:id="205" w:author="LARA LONGHI" w:date="2024-08-02T11:24:00Z" w16du:dateUtc="2024-08-02T09:24:00Z">
        <w:r w:rsidRPr="006F40A3" w:rsidDel="00315A75">
          <w:delText xml:space="preserve">- </w:delText>
        </w:r>
      </w:del>
      <w:commentRangeStart w:id="206"/>
      <w:r w:rsidRPr="006F40A3">
        <w:t xml:space="preserve">Ambiente </w:t>
      </w:r>
      <w:ins w:id="207" w:author="Mauro Pelucchi" w:date="2024-08-02T06:55:00Z">
        <w:r w:rsidR="07418809">
          <w:t>r</w:t>
        </w:r>
      </w:ins>
      <w:del w:id="208" w:author="Mauro Pelucchi" w:date="2024-08-02T06:55:00Z">
        <w:r w:rsidRPr="006F40A3">
          <w:delText>R</w:delText>
        </w:r>
      </w:del>
      <w:r w:rsidRPr="006F40A3">
        <w:t xml:space="preserve">ilassante: </w:t>
      </w:r>
      <w:commentRangeStart w:id="209"/>
      <w:r w:rsidRPr="006F40A3">
        <w:t xml:space="preserve">Per promuovere la calma e il benessere, è stata utilizzata una palette di colori pastello. </w:t>
      </w:r>
      <w:commentRangeEnd w:id="209"/>
      <w:r>
        <w:commentReference w:id="209"/>
      </w:r>
      <w:ins w:id="210" w:author="LARA LONGHI" w:date="2024-08-02T11:37:00Z">
        <w:r w:rsidR="004A12E5" w:rsidRPr="004A12E5">
          <w:t>La scelta di questi colori non è casuale, poiché sono noti per i loro effetti calmanti dovuti a vari fattori psicologici e fisiologici:</w:t>
        </w:r>
      </w:ins>
    </w:p>
    <w:p w14:paraId="2A87C582" w14:textId="37FD17B7" w:rsidR="00E951F4" w:rsidRDefault="00846D02" w:rsidP="00EF71FB">
      <w:pPr>
        <w:pStyle w:val="Ttesto"/>
        <w:numPr>
          <w:ilvl w:val="0"/>
          <w:numId w:val="53"/>
        </w:numPr>
        <w:rPr>
          <w:ins w:id="211" w:author="LARA LONGHI" w:date="2024-08-02T11:34:00Z" w16du:dateUtc="2024-08-02T09:34:00Z"/>
        </w:rPr>
      </w:pPr>
      <w:ins w:id="212" w:author="LARA LONGHI" w:date="2024-08-02T11:33:00Z" w16du:dateUtc="2024-08-02T09:33:00Z">
        <w:r>
          <w:t xml:space="preserve">Tonalità morbida: </w:t>
        </w:r>
      </w:ins>
      <w:ins w:id="213" w:author="LARA LONGHI" w:date="2024-08-02T11:33:00Z">
        <w:r w:rsidRPr="00846D02">
          <w:t>I colori pastello sono caratterizzati da tonalità più chiare e meno intense rispetto ai colori vivaci. Questa morbidezza riduce l'intensità visiva e può contribuire a creare un ambiente più sereno e accogliente.</w:t>
        </w:r>
      </w:ins>
    </w:p>
    <w:p w14:paraId="73EBAAD3" w14:textId="3BAFBA49" w:rsidR="006452D0" w:rsidRDefault="006452D0" w:rsidP="00EF71FB">
      <w:pPr>
        <w:pStyle w:val="Ttesto"/>
        <w:numPr>
          <w:ilvl w:val="0"/>
          <w:numId w:val="53"/>
        </w:numPr>
        <w:rPr>
          <w:ins w:id="214" w:author="LARA LONGHI" w:date="2024-08-02T11:34:00Z" w16du:dateUtc="2024-08-02T09:34:00Z"/>
        </w:rPr>
      </w:pPr>
      <w:ins w:id="215" w:author="LARA LONGHI" w:date="2024-08-02T11:34:00Z">
        <w:r w:rsidRPr="006452D0">
          <w:rPr>
            <w:rPrChange w:id="216" w:author="LARA LONGHI" w:date="2024-08-02T11:34:00Z" w16du:dateUtc="2024-08-02T09:34:00Z">
              <w:rPr>
                <w:b/>
                <w:bCs/>
              </w:rPr>
            </w:rPrChange>
          </w:rPr>
          <w:t xml:space="preserve">Minore </w:t>
        </w:r>
      </w:ins>
      <w:ins w:id="217" w:author="LARA LONGHI" w:date="2024-08-02T11:35:00Z" w16du:dateUtc="2024-08-02T09:35:00Z">
        <w:r w:rsidR="00A20A55">
          <w:t>s</w:t>
        </w:r>
      </w:ins>
      <w:ins w:id="218" w:author="LARA LONGHI" w:date="2024-08-02T11:34:00Z">
        <w:r w:rsidRPr="006452D0">
          <w:rPr>
            <w:rPrChange w:id="219" w:author="LARA LONGHI" w:date="2024-08-02T11:34:00Z" w16du:dateUtc="2024-08-02T09:34:00Z">
              <w:rPr>
                <w:b/>
                <w:bCs/>
              </w:rPr>
            </w:rPrChange>
          </w:rPr>
          <w:t>timolazione</w:t>
        </w:r>
        <w:r w:rsidRPr="006452D0">
          <w:t xml:space="preserve">: </w:t>
        </w:r>
      </w:ins>
      <w:ins w:id="220" w:author="LARA LONGHI" w:date="2024-08-02T11:38:00Z" w16du:dateUtc="2024-08-02T09:38:00Z">
        <w:r w:rsidR="00300F71">
          <w:t>A differenza dei</w:t>
        </w:r>
      </w:ins>
      <w:ins w:id="221" w:author="LARA LONGHI" w:date="2024-08-02T11:34:00Z">
        <w:r w:rsidRPr="006452D0">
          <w:t xml:space="preserve"> colori brillanti e saturi, i colori pastello tendono a stimolare meno il sistema nervoso. Questo può ridurre l'ansia e favorire un'atmosfera più tranquilla.</w:t>
        </w:r>
      </w:ins>
    </w:p>
    <w:p w14:paraId="7867F00B" w14:textId="7CDF8294" w:rsidR="00A20A55" w:rsidRDefault="00A20A55">
      <w:pPr>
        <w:pStyle w:val="Ttesto"/>
        <w:numPr>
          <w:ilvl w:val="0"/>
          <w:numId w:val="53"/>
        </w:numPr>
      </w:pPr>
      <w:ins w:id="222" w:author="LARA LONGHI" w:date="2024-08-02T11:34:00Z">
        <w:r w:rsidRPr="00A20A55">
          <w:rPr>
            <w:rPrChange w:id="223" w:author="LARA LONGHI" w:date="2024-08-02T11:34:00Z" w16du:dateUtc="2024-08-02T09:34:00Z">
              <w:rPr>
                <w:b/>
                <w:bCs/>
              </w:rPr>
            </w:rPrChange>
          </w:rPr>
          <w:t>Associa</w:t>
        </w:r>
      </w:ins>
      <w:ins w:id="224" w:author="LARA LONGHI" w:date="2024-08-02T11:35:00Z" w16du:dateUtc="2024-08-02T09:35:00Z">
        <w:r>
          <w:t>zione</w:t>
        </w:r>
      </w:ins>
      <w:ins w:id="225" w:author="LARA LONGHI" w:date="2024-08-02T11:34:00Z">
        <w:r w:rsidRPr="00A20A55">
          <w:rPr>
            <w:rPrChange w:id="226" w:author="LARA LONGHI" w:date="2024-08-02T11:34:00Z" w16du:dateUtc="2024-08-02T09:34:00Z">
              <w:rPr>
                <w:b/>
                <w:bCs/>
              </w:rPr>
            </w:rPrChange>
          </w:rPr>
          <w:t xml:space="preserve"> alla </w:t>
        </w:r>
      </w:ins>
      <w:ins w:id="227" w:author="LARA LONGHI" w:date="2024-08-02T11:35:00Z" w16du:dateUtc="2024-08-02T09:35:00Z">
        <w:r>
          <w:t>n</w:t>
        </w:r>
      </w:ins>
      <w:ins w:id="228" w:author="LARA LONGHI" w:date="2024-08-02T11:34:00Z">
        <w:r w:rsidRPr="00A20A55">
          <w:rPr>
            <w:rPrChange w:id="229" w:author="LARA LONGHI" w:date="2024-08-02T11:34:00Z" w16du:dateUtc="2024-08-02T09:34:00Z">
              <w:rPr>
                <w:b/>
                <w:bCs/>
              </w:rPr>
            </w:rPrChange>
          </w:rPr>
          <w:t>atura</w:t>
        </w:r>
        <w:r w:rsidRPr="00A20A55">
          <w:t>: I colori pastello spesso richiamano tonalità naturali, come il cielo, l’acqua e i fiori, che sono generalmente percepiti come calmanti. La connessione con la natura può avere un effetto positivo sullo stato d'animo.</w:t>
        </w:r>
      </w:ins>
    </w:p>
    <w:p w14:paraId="373ACDE4" w14:textId="05A8576C" w:rsidR="00345BB8" w:rsidRDefault="00345BB8" w:rsidP="00345BB8">
      <w:pPr>
        <w:pStyle w:val="Ttesto"/>
        <w:ind w:left="1776"/>
        <w:rPr>
          <w:ins w:id="230" w:author="LARA LONGHI" w:date="2024-08-02T11:30:00Z" w16du:dateUtc="2024-08-02T09:30:00Z"/>
        </w:rPr>
      </w:pPr>
      <w:ins w:id="231" w:author="LARA LONGHI" w:date="2024-08-07T10:40:00Z" w16du:dateUtc="2024-08-07T08:40:00Z">
        <w:r w:rsidRPr="003A3161">
          <w:t>In particolare, per l'applicazione sono state selezionate tonalità delicate di verde</w:t>
        </w:r>
        <w:r>
          <w:t xml:space="preserve"> (vedi Grafico 7)</w:t>
        </w:r>
        <w:r w:rsidRPr="003A3161">
          <w:t xml:space="preserve">. Il verde, essendo un colore che rappresenta </w:t>
        </w:r>
        <w:r w:rsidRPr="003A3161">
          <w:lastRenderedPageBreak/>
          <w:t>la natura, trasmette sensazioni di pace e speranza, favorendo un senso di tranquillità e benessere.</w:t>
        </w:r>
      </w:ins>
    </w:p>
    <w:p w14:paraId="6AF5FEC1" w14:textId="13AE6C23" w:rsidR="006F40A3" w:rsidDel="0052112F" w:rsidRDefault="006F40A3">
      <w:pPr>
        <w:pStyle w:val="Ttesto"/>
        <w:ind w:left="1560"/>
        <w:rPr>
          <w:del w:id="232" w:author="LARA LONGHI" w:date="2024-08-07T10:40:00Z" w16du:dateUtc="2024-08-07T08:40:00Z"/>
        </w:rPr>
        <w:pPrChange w:id="233" w:author="LARA LONGHI" w:date="2024-08-02T11:30:00Z" w16du:dateUtc="2024-08-02T09:30:00Z">
          <w:pPr>
            <w:pStyle w:val="Ttesto"/>
            <w:ind w:left="1056"/>
          </w:pPr>
        </w:pPrChange>
      </w:pPr>
      <w:del w:id="234" w:author="LARA LONGHI" w:date="2024-08-02T11:35:00Z" w16du:dateUtc="2024-08-02T09:35:00Z">
        <w:r w:rsidRPr="006F40A3" w:rsidDel="005B527B">
          <w:delText>T</w:delText>
        </w:r>
      </w:del>
      <w:del w:id="235" w:author="LARA LONGHI" w:date="2024-08-02T11:39:00Z" w16du:dateUtc="2024-08-02T09:39:00Z">
        <w:r w:rsidRPr="006F40A3" w:rsidDel="003A3161">
          <w:delText xml:space="preserve">onalità delicate </w:delText>
        </w:r>
        <w:r w:rsidR="00AD35AC" w:rsidDel="003A3161">
          <w:delText>derivate da</w:delText>
        </w:r>
        <w:r w:rsidRPr="006F40A3" w:rsidDel="003A3161">
          <w:delText xml:space="preserve">l verde </w:delText>
        </w:r>
      </w:del>
      <w:del w:id="236" w:author="LARA LONGHI" w:date="2024-08-02T11:36:00Z" w16du:dateUtc="2024-08-02T09:36:00Z">
        <w:r w:rsidRPr="006F40A3" w:rsidDel="005B527B">
          <w:delText xml:space="preserve">menta </w:delText>
        </w:r>
        <w:r w:rsidRPr="006F40A3" w:rsidDel="00F16E2F">
          <w:delText xml:space="preserve">sono state scelte per creare un'atmosfera tranquilla e accogliente. </w:delText>
        </w:r>
        <w:commentRangeEnd w:id="206"/>
        <w:r w:rsidDel="00F16E2F">
          <w:commentReference w:id="206"/>
        </w:r>
      </w:del>
    </w:p>
    <w:p w14:paraId="6737147B" w14:textId="686B8BF4" w:rsidR="00514180" w:rsidRDefault="00514180" w:rsidP="00514180">
      <w:pPr>
        <w:pStyle w:val="img"/>
      </w:pPr>
      <w:r>
        <w:tab/>
        <w:t xml:space="preserve">     </w:t>
      </w:r>
      <w:r w:rsidR="00F01914">
        <w:t xml:space="preserve"> </w:t>
      </w:r>
      <w:r w:rsidR="00F01914" w:rsidRPr="00F01914">
        <w:t xml:space="preserve">Grafico 7: Palette esadecimale dei colori </w:t>
      </w:r>
      <w:r w:rsidR="00292701" w:rsidRPr="00F01914">
        <w:t>MindEase</w:t>
      </w:r>
    </w:p>
    <w:p w14:paraId="5069B838" w14:textId="141D551E" w:rsidR="00514180" w:rsidRDefault="00514180" w:rsidP="00292701">
      <w:pPr>
        <w:pStyle w:val="Ttesto"/>
        <w:ind w:left="993"/>
      </w:pPr>
      <w:r>
        <w:rPr>
          <w:noProof/>
        </w:rPr>
        <w:drawing>
          <wp:inline distT="0" distB="0" distL="0" distR="0" wp14:anchorId="445708F6" wp14:editId="77AB6520">
            <wp:extent cx="4791153" cy="772160"/>
            <wp:effectExtent l="0" t="0" r="9525" b="8890"/>
            <wp:docPr id="1050367951" name="Immagine 1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67951" name="Immagine 17" descr="Immagine che contiene testo, schermata, Carattere, design&#10;&#10;Descrizione generata automaticamente"/>
                    <pic:cNvPicPr/>
                  </pic:nvPicPr>
                  <pic:blipFill rotWithShape="1">
                    <a:blip r:embed="rId38" cstate="print">
                      <a:extLst>
                        <a:ext uri="{28A0092B-C50C-407E-A947-70E740481C1C}">
                          <a14:useLocalDpi xmlns:a14="http://schemas.microsoft.com/office/drawing/2010/main" val="0"/>
                        </a:ext>
                      </a:extLst>
                    </a:blip>
                    <a:srcRect t="72316" b="6965"/>
                    <a:stretch/>
                  </pic:blipFill>
                  <pic:spPr bwMode="auto">
                    <a:xfrm>
                      <a:off x="0" y="0"/>
                      <a:ext cx="4852654" cy="782072"/>
                    </a:xfrm>
                    <a:prstGeom prst="rect">
                      <a:avLst/>
                    </a:prstGeom>
                    <a:ln>
                      <a:noFill/>
                    </a:ln>
                    <a:extLst>
                      <a:ext uri="{53640926-AAD7-44D8-BBD7-CCE9431645EC}">
                        <a14:shadowObscured xmlns:a14="http://schemas.microsoft.com/office/drawing/2010/main"/>
                      </a:ext>
                    </a:extLst>
                  </pic:spPr>
                </pic:pic>
              </a:graphicData>
            </a:graphic>
          </wp:inline>
        </w:drawing>
      </w:r>
    </w:p>
    <w:p w14:paraId="739CC521" w14:textId="7216685D" w:rsidR="00514180" w:rsidRDefault="00514180" w:rsidP="00514180">
      <w:pPr>
        <w:pStyle w:val="Fonte"/>
        <w:rPr>
          <w:ins w:id="237" w:author="LARA LONGHI" w:date="2024-08-07T10:40:00Z" w16du:dateUtc="2024-08-07T08:40:00Z"/>
        </w:rPr>
      </w:pPr>
      <w:r>
        <w:tab/>
        <w:t xml:space="preserve">      </w:t>
      </w:r>
      <w:r w:rsidR="00F01914">
        <w:t xml:space="preserve"> </w:t>
      </w:r>
      <w:r>
        <w:t>Fonte:</w:t>
      </w:r>
      <w:ins w:id="238" w:author="LARA LONGHI" w:date="2024-08-02T11:23:00Z" w16du:dateUtc="2024-08-02T09:23:00Z">
        <w:r w:rsidR="00DE5FB4">
          <w:t xml:space="preserve"> mia personale redazione della palette tramite il sito</w:t>
        </w:r>
      </w:ins>
      <w:r>
        <w:t xml:space="preserve"> </w:t>
      </w:r>
      <w:r w:rsidR="00F01914">
        <w:t>co</w:t>
      </w:r>
      <w:r w:rsidR="009764C7">
        <w:t>olors</w:t>
      </w:r>
    </w:p>
    <w:p w14:paraId="4AB25E12" w14:textId="37264525" w:rsidR="0052112F" w:rsidRPr="006F40A3" w:rsidDel="0052112F" w:rsidRDefault="0052112F" w:rsidP="00514180">
      <w:pPr>
        <w:pStyle w:val="Fonte"/>
        <w:rPr>
          <w:del w:id="239" w:author="LARA LONGHI" w:date="2024-08-07T10:40:00Z" w16du:dateUtc="2024-08-07T08:40:00Z"/>
        </w:rPr>
      </w:pPr>
    </w:p>
    <w:p w14:paraId="47F58DFD" w14:textId="42B20EDE" w:rsidR="006F40A3" w:rsidRDefault="006F40A3">
      <w:pPr>
        <w:pStyle w:val="Ttesto"/>
        <w:numPr>
          <w:ilvl w:val="0"/>
          <w:numId w:val="25"/>
        </w:numPr>
        <w:ind w:left="1560"/>
        <w:pPrChange w:id="240" w:author="LARA LONGHI" w:date="2024-08-02T12:25:00Z" w16du:dateUtc="2024-08-02T10:25:00Z">
          <w:pPr>
            <w:pStyle w:val="Ttesto"/>
            <w:ind w:left="1056"/>
          </w:pPr>
        </w:pPrChange>
      </w:pPr>
      <w:del w:id="241" w:author="LARA LONGHI" w:date="2024-08-02T11:24:00Z" w16du:dateUtc="2024-08-02T09:24:00Z">
        <w:r w:rsidRPr="006F40A3" w:rsidDel="00315A75">
          <w:delText>-</w:delText>
        </w:r>
        <w:r w:rsidRPr="006F40A3" w:rsidDel="008A4E8B">
          <w:delText xml:space="preserve"> </w:delText>
        </w:r>
      </w:del>
      <w:r w:rsidRPr="006F40A3">
        <w:t xml:space="preserve">Esperienza di </w:t>
      </w:r>
      <w:ins w:id="242" w:author="Mauro Pelucchi" w:date="2024-08-02T06:56:00Z">
        <w:r w:rsidR="36CCEF8D">
          <w:t>e</w:t>
        </w:r>
      </w:ins>
      <w:del w:id="243" w:author="Mauro Pelucchi" w:date="2024-08-02T06:56:00Z">
        <w:r w:rsidRPr="006F40A3">
          <w:delText>E</w:delText>
        </w:r>
      </w:del>
      <w:r w:rsidRPr="006F40A3">
        <w:t xml:space="preserve">scursione in </w:t>
      </w:r>
      <w:ins w:id="244" w:author="Mauro Pelucchi" w:date="2024-08-02T06:56:00Z">
        <w:r w:rsidR="076E8AFD">
          <w:t>m</w:t>
        </w:r>
      </w:ins>
      <w:del w:id="245" w:author="Mauro Pelucchi" w:date="2024-08-02T06:56:00Z">
        <w:r w:rsidRPr="006F40A3">
          <w:delText>M</w:delText>
        </w:r>
      </w:del>
      <w:r w:rsidRPr="006F40A3">
        <w:t>ontagna: Un'altra richiesta chiave degli utenti era la simulazione di un ambiente di escursioni in montagna. Questo elemento visivo serve a motivare l'utente e a rendere il percorso di miglioramento personale più tangibile e gratificante. Le immagini di paesaggi montani, sentieri e vette sono state integrate nell'interfaccia, simboleggiando il progresso dell'utente verso i propri obiettivi quotidiani.</w:t>
      </w:r>
    </w:p>
    <w:p w14:paraId="4ED9EAAF" w14:textId="189C200C" w:rsidR="007F4F4D" w:rsidRDefault="007F4F4D" w:rsidP="006F40A3">
      <w:pPr>
        <w:pStyle w:val="Ttesto"/>
        <w:ind w:left="1056"/>
        <w:rPr>
          <w:ins w:id="246" w:author="Mauro Pelucchi" w:date="2024-08-02T06:57:00Z" w16du:dateUtc="2024-08-02T06:57:06Z"/>
        </w:rPr>
      </w:pPr>
      <w:r w:rsidRPr="007F4F4D">
        <w:t xml:space="preserve">Le immagini utilizzate nell'applicazione sono state create utilizzando tecnologie di intelligenza artificiale e risorse senza diritti d'autore. In particolare, sono state generate con l'ausilio di strumenti avanzati come </w:t>
      </w:r>
      <w:commentRangeStart w:id="247"/>
      <w:r w:rsidRPr="007F4F4D">
        <w:t>Copilot</w:t>
      </w:r>
      <w:del w:id="248" w:author="LARA LONGHI" w:date="2024-08-02T11:50:00Z" w16du:dateUtc="2024-08-02T09:50:00Z">
        <w:r w:rsidRPr="007F4F4D" w:rsidDel="0009751A">
          <w:delText xml:space="preserve"> </w:delText>
        </w:r>
      </w:del>
      <w:ins w:id="249" w:author="LARA LONGHI" w:date="2024-08-02T11:50:00Z" w16du:dateUtc="2024-08-02T09:50:00Z">
        <w:r w:rsidR="0009751A">
          <w:rPr>
            <w:rStyle w:val="Rimandonotaapidipagina"/>
          </w:rPr>
          <w:footnoteReference w:id="2"/>
        </w:r>
        <w:r w:rsidR="0009751A">
          <w:t xml:space="preserve"> </w:t>
        </w:r>
      </w:ins>
      <w:r w:rsidRPr="007F4F4D">
        <w:t>e Microsoft Designer</w:t>
      </w:r>
      <w:commentRangeEnd w:id="247"/>
      <w:r>
        <w:commentReference w:id="247"/>
      </w:r>
      <w:ins w:id="253" w:author="LARA LONGHI" w:date="2024-08-02T12:22:00Z" w16du:dateUtc="2024-08-02T10:22:00Z">
        <w:r w:rsidR="009237F8">
          <w:rPr>
            <w:rStyle w:val="Rimandonotaapidipagina"/>
          </w:rPr>
          <w:footnoteReference w:id="3"/>
        </w:r>
      </w:ins>
      <w:r w:rsidRPr="007F4F4D">
        <w:t>. Inoltre, alcune immagini sono state scaricate dal sito Freepik, garantendo così che siano utilizzabili senza violare diritti d'autore.</w:t>
      </w:r>
    </w:p>
    <w:p w14:paraId="04C51DC4" w14:textId="4E14C872" w:rsidR="3615166F" w:rsidRDefault="3615166F" w:rsidP="3615166F">
      <w:pPr>
        <w:pStyle w:val="Ttesto"/>
        <w:ind w:left="1056"/>
      </w:pPr>
    </w:p>
    <w:p w14:paraId="6F0FDEED" w14:textId="6911307B" w:rsidR="006F19F9" w:rsidRDefault="00175061" w:rsidP="005B383C">
      <w:pPr>
        <w:pStyle w:val="Tsottopara"/>
      </w:pPr>
      <w:bookmarkStart w:id="257" w:name="_Toc175647189"/>
      <w:r>
        <w:t>Home page</w:t>
      </w:r>
      <w:bookmarkEnd w:id="257"/>
    </w:p>
    <w:p w14:paraId="1396EB94" w14:textId="44B33A18" w:rsidR="00127563" w:rsidRDefault="00127563" w:rsidP="00A872F3">
      <w:pPr>
        <w:pStyle w:val="Ttesto"/>
        <w:ind w:left="1056"/>
      </w:pPr>
      <w:r>
        <w:t>La home page</w:t>
      </w:r>
      <w:r w:rsidR="007879E6">
        <w:t xml:space="preserve"> (Immagine 1)</w:t>
      </w:r>
      <w:r>
        <w:t xml:space="preserve"> dell'applicazione "MindEase" è strutturata nel seguente modo:</w:t>
      </w:r>
    </w:p>
    <w:p w14:paraId="4875818E" w14:textId="6E72C3B9" w:rsidR="00127563" w:rsidRDefault="00127563" w:rsidP="004945D5">
      <w:pPr>
        <w:pStyle w:val="Ttesto"/>
        <w:numPr>
          <w:ilvl w:val="0"/>
          <w:numId w:val="43"/>
        </w:numPr>
      </w:pPr>
      <w:r>
        <w:t>Intestazione:</w:t>
      </w:r>
    </w:p>
    <w:p w14:paraId="5EF7F907" w14:textId="60AFAF43" w:rsidR="00127563" w:rsidRDefault="00127563" w:rsidP="00A872F3">
      <w:pPr>
        <w:pStyle w:val="Ttesto"/>
        <w:ind w:left="1056"/>
      </w:pPr>
      <w:r>
        <w:t xml:space="preserve">   - </w:t>
      </w:r>
      <w:ins w:id="258" w:author="LARA LONGHI" w:date="2024-08-02T12:26:00Z" w16du:dateUtc="2024-08-02T10:26:00Z">
        <w:r w:rsidR="00F336AC">
          <w:t xml:space="preserve"> </w:t>
        </w:r>
      </w:ins>
      <w:r>
        <w:t>In alto a sinistra, si trova il logo di "MindEase" insieme al nome dell'app.</w:t>
      </w:r>
    </w:p>
    <w:p w14:paraId="6A197694" w14:textId="01AFD3F2" w:rsidR="00127563" w:rsidRDefault="00127563" w:rsidP="00A872F3">
      <w:pPr>
        <w:pStyle w:val="Ttesto"/>
        <w:ind w:left="1056"/>
      </w:pPr>
      <w:r>
        <w:lastRenderedPageBreak/>
        <w:t xml:space="preserve">   -</w:t>
      </w:r>
      <w:ins w:id="259" w:author="LARA LONGHI" w:date="2024-08-02T12:26:00Z" w16du:dateUtc="2024-08-02T10:26:00Z">
        <w:r w:rsidR="00F336AC">
          <w:t xml:space="preserve"> </w:t>
        </w:r>
      </w:ins>
      <w:del w:id="260" w:author="LARA LONGHI" w:date="2024-08-02T12:26:00Z" w16du:dateUtc="2024-08-02T10:26:00Z">
        <w:r w:rsidDel="00F336AC">
          <w:delText xml:space="preserve"> </w:delText>
        </w:r>
      </w:del>
      <w:r>
        <w:t>In alto a destra, è presente un'icona che conduce alla pagina delle impostazioni.</w:t>
      </w:r>
    </w:p>
    <w:p w14:paraId="522ACD21" w14:textId="77777777" w:rsidR="00127563" w:rsidRDefault="00127563" w:rsidP="00A872F3">
      <w:pPr>
        <w:pStyle w:val="Ttesto"/>
        <w:ind w:left="1056"/>
      </w:pPr>
      <w:r>
        <w:t>L'intestazione, o AppBar, è una componente comune a tutte le pagine e viene implementata come un widget chiamato TopBar.</w:t>
      </w:r>
    </w:p>
    <w:p w14:paraId="261DBAA7" w14:textId="15333D4B" w:rsidR="00127563" w:rsidRDefault="00127563" w:rsidP="004945D5">
      <w:pPr>
        <w:pStyle w:val="Ttesto"/>
        <w:numPr>
          <w:ilvl w:val="0"/>
          <w:numId w:val="43"/>
        </w:numPr>
      </w:pPr>
      <w:r>
        <w:t>Sezione Centrale:</w:t>
      </w:r>
    </w:p>
    <w:p w14:paraId="5D8E65C5" w14:textId="2687C4AA" w:rsidR="00127563" w:rsidRDefault="00127563" w:rsidP="00A872F3">
      <w:pPr>
        <w:pStyle w:val="Ttesto"/>
        <w:ind w:left="1056"/>
      </w:pPr>
      <w:r>
        <w:t>La sezione centrale contiene gli elementi principali per l'interazione dell'utente:</w:t>
      </w:r>
    </w:p>
    <w:p w14:paraId="755F6D0E" w14:textId="77777777" w:rsidR="00A872F3" w:rsidRDefault="00A872F3" w:rsidP="00A872F3">
      <w:pPr>
        <w:pStyle w:val="Ttesto"/>
        <w:numPr>
          <w:ilvl w:val="0"/>
          <w:numId w:val="34"/>
        </w:numPr>
      </w:pPr>
      <w:r>
        <w:t>Un messaggio di saluto personalizzato con il nickname dell'utente per farlo sentire più a suo agio.</w:t>
      </w:r>
    </w:p>
    <w:p w14:paraId="3AE30CE2" w14:textId="7DDBC426" w:rsidR="00127563" w:rsidRDefault="00127563" w:rsidP="00A872F3">
      <w:pPr>
        <w:pStyle w:val="Ttesto"/>
        <w:numPr>
          <w:ilvl w:val="0"/>
          <w:numId w:val="34"/>
        </w:numPr>
      </w:pPr>
      <w:r>
        <w:t xml:space="preserve">Un container che interroga l'utente sui propri sentimenti, offrendo </w:t>
      </w:r>
      <w:r w:rsidR="007C6F9F">
        <w:t>undici</w:t>
      </w:r>
      <w:r>
        <w:t xml:space="preserve"> emozioni selezionabili. La selezione di un'emozione porta l'utente alla pagina RecordEmotionPage</w:t>
      </w:r>
      <w:r w:rsidR="00D3703F">
        <w:t xml:space="preserve"> (Paragrafo 5.3.3)</w:t>
      </w:r>
      <w:r>
        <w:t>.</w:t>
      </w:r>
    </w:p>
    <w:p w14:paraId="33721D88" w14:textId="2D034ED1" w:rsidR="00127563" w:rsidRDefault="00127563" w:rsidP="00A872F3">
      <w:pPr>
        <w:pStyle w:val="Ttesto"/>
        <w:numPr>
          <w:ilvl w:val="0"/>
          <w:numId w:val="34"/>
        </w:numPr>
      </w:pPr>
      <w:r>
        <w:t>Una sezione dedicata all'obiettivo quotidiano, che fornisce un'attività di mindfulness da completare giornalmente</w:t>
      </w:r>
      <w:r w:rsidR="00A97763">
        <w:t xml:space="preserve"> (Paragrafo 5.3.4)</w:t>
      </w:r>
      <w:r>
        <w:t>.</w:t>
      </w:r>
    </w:p>
    <w:p w14:paraId="58C70143" w14:textId="59E327C8" w:rsidR="00127563" w:rsidRDefault="00127563" w:rsidP="004945D5">
      <w:pPr>
        <w:pStyle w:val="Ttesto"/>
        <w:numPr>
          <w:ilvl w:val="0"/>
          <w:numId w:val="43"/>
        </w:numPr>
      </w:pPr>
      <w:r>
        <w:t>Barra di Navigazione Inferiore:</w:t>
      </w:r>
    </w:p>
    <w:p w14:paraId="0DA6842B" w14:textId="67FCF8D3" w:rsidR="00474AAC" w:rsidRDefault="00127563" w:rsidP="00A872F3">
      <w:pPr>
        <w:pStyle w:val="Ttesto"/>
        <w:ind w:left="1056"/>
      </w:pPr>
      <w:r>
        <w:t xml:space="preserve">La </w:t>
      </w:r>
      <w:r w:rsidR="00A872F3" w:rsidRPr="00A872F3">
        <w:t>bottomNavigationBar</w:t>
      </w:r>
      <w:r w:rsidR="00A872F3">
        <w:t xml:space="preserve"> </w:t>
      </w:r>
      <w:r>
        <w:t>consente la navigazione tra le principali schermate dell'applicazione. Anche questa è implementata come un widget</w:t>
      </w:r>
      <w:r w:rsidR="00A872F3">
        <w:t xml:space="preserve">, </w:t>
      </w:r>
      <w:r w:rsidR="00A872F3" w:rsidRPr="00A872F3">
        <w:t>BottomBar</w:t>
      </w:r>
      <w:r>
        <w:t>, essendo un elemento riutilizzabile.</w:t>
      </w:r>
    </w:p>
    <w:tbl>
      <w:tblPr>
        <w:tblStyle w:val="Grigliatabella"/>
        <w:tblW w:w="0" w:type="auto"/>
        <w:tblInd w:w="1056" w:type="dxa"/>
        <w:tblLayout w:type="fixed"/>
        <w:tblLook w:val="04A0" w:firstRow="1" w:lastRow="0" w:firstColumn="1" w:lastColumn="0" w:noHBand="0" w:noVBand="1"/>
      </w:tblPr>
      <w:tblGrid>
        <w:gridCol w:w="3192"/>
        <w:gridCol w:w="3544"/>
      </w:tblGrid>
      <w:tr w:rsidR="00853060" w14:paraId="00CFF0A6" w14:textId="1CB821EC" w:rsidTr="007879E6">
        <w:tc>
          <w:tcPr>
            <w:tcW w:w="3192" w:type="dxa"/>
            <w:tcBorders>
              <w:top w:val="nil"/>
              <w:left w:val="nil"/>
              <w:bottom w:val="nil"/>
              <w:right w:val="nil"/>
            </w:tcBorders>
          </w:tcPr>
          <w:p w14:paraId="52F16783" w14:textId="30514AAC" w:rsidR="00853060" w:rsidRDefault="00853060" w:rsidP="00853060">
            <w:pPr>
              <w:pStyle w:val="img"/>
              <w:ind w:left="0"/>
            </w:pPr>
            <w:r>
              <w:t>Immagine 1: HomePage</w:t>
            </w:r>
          </w:p>
          <w:p w14:paraId="451D50D7" w14:textId="77777777" w:rsidR="00853060" w:rsidRDefault="00853060" w:rsidP="00A872F3">
            <w:pPr>
              <w:pStyle w:val="Ttesto"/>
              <w:ind w:left="0"/>
            </w:pPr>
            <w:r>
              <w:rPr>
                <w:noProof/>
              </w:rPr>
              <w:drawing>
                <wp:inline distT="0" distB="0" distL="0" distR="0" wp14:anchorId="52E62BB3" wp14:editId="25805B86">
                  <wp:extent cx="1620000" cy="2880000"/>
                  <wp:effectExtent l="0" t="0" r="0" b="0"/>
                  <wp:docPr id="23353821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8211" name="Immagin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36DC29DD" w14:textId="276AEA24" w:rsidR="007879E6" w:rsidRDefault="007879E6" w:rsidP="007879E6">
            <w:pPr>
              <w:pStyle w:val="Fonte"/>
              <w:ind w:left="0"/>
            </w:pPr>
            <w:r>
              <w:t>Fonte: MindEase</w:t>
            </w:r>
          </w:p>
        </w:tc>
        <w:tc>
          <w:tcPr>
            <w:tcW w:w="3544" w:type="dxa"/>
            <w:tcBorders>
              <w:top w:val="nil"/>
              <w:left w:val="nil"/>
              <w:bottom w:val="nil"/>
              <w:right w:val="nil"/>
            </w:tcBorders>
          </w:tcPr>
          <w:p w14:paraId="373ED721" w14:textId="7F5A059B" w:rsidR="00853060" w:rsidRDefault="007879E6" w:rsidP="00853060">
            <w:pPr>
              <w:pStyle w:val="img"/>
            </w:pPr>
            <w:r>
              <w:rPr>
                <w:noProof/>
              </w:rPr>
              <w:t>Immagine 2:</w:t>
            </w:r>
            <w:r>
              <w:t xml:space="preserve"> RecordEmotionPage</w:t>
            </w:r>
            <w:r w:rsidR="00853060">
              <w:rPr>
                <w:noProof/>
              </w:rPr>
              <w:br/>
            </w:r>
            <w:r w:rsidR="00853060">
              <w:rPr>
                <w:noProof/>
              </w:rPr>
              <w:drawing>
                <wp:inline distT="0" distB="0" distL="0" distR="0" wp14:anchorId="3B2A1AA3" wp14:editId="01B28F14">
                  <wp:extent cx="1620000" cy="2880000"/>
                  <wp:effectExtent l="0" t="0" r="0" b="0"/>
                  <wp:docPr id="173711230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2305" name="Immagin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5BF4A0B3" w14:textId="49B1678F" w:rsidR="00A872F3" w:rsidRDefault="00A872F3" w:rsidP="005B383C">
      <w:pPr>
        <w:pStyle w:val="Tsottopara"/>
      </w:pPr>
      <w:bookmarkStart w:id="261" w:name="_Toc175647190"/>
      <w:r>
        <w:t>RecordEmotionPage</w:t>
      </w:r>
      <w:bookmarkEnd w:id="261"/>
    </w:p>
    <w:p w14:paraId="5F1C12FF" w14:textId="32B360F4" w:rsidR="0038511B" w:rsidRPr="0038511B" w:rsidRDefault="00E71DC5" w:rsidP="0038511B">
      <w:pPr>
        <w:pStyle w:val="Ttesto"/>
        <w:ind w:left="1056"/>
      </w:pPr>
      <w:r w:rsidRPr="00E71DC5">
        <w:lastRenderedPageBreak/>
        <w:t>La RecordEmotionPage (vedi Immagine 2) è dedicata alla registrazione delle emozioni dell'utente. Qui, l'utente può registrare il proprio stato emotivo, che viene poi salvato nel dataset Calendar_Emotions_DB. Oltre a registrare le emozioni, vengono annotati anche la causa e i sintomi associati, per una gestione più completa e dettagliata delle emozioni. Per facilitare l'accesso ai dati specifici per ciascun utente, viene registrato anche il nickname. Questi dati saranno successivamente utilizzati in altre parti dell'applicazione per offrire un'esperienza più personalizzata e utile.</w:t>
      </w:r>
    </w:p>
    <w:p w14:paraId="3A754CF4" w14:textId="583F5A80" w:rsidR="00A872F3" w:rsidRDefault="0038511B" w:rsidP="005B383C">
      <w:pPr>
        <w:pStyle w:val="Tsottopara"/>
      </w:pPr>
      <w:bookmarkStart w:id="262" w:name="_Toc175647191"/>
      <w:r w:rsidRPr="0038511B">
        <w:t>LevelSelectionPage</w:t>
      </w:r>
      <w:bookmarkEnd w:id="262"/>
    </w:p>
    <w:p w14:paraId="4EE521B9" w14:textId="113C0542" w:rsidR="002A400A" w:rsidRDefault="0042112F" w:rsidP="00215566">
      <w:pPr>
        <w:pStyle w:val="Ttesto"/>
        <w:ind w:left="1056"/>
      </w:pPr>
      <w:r w:rsidRPr="0042112F">
        <w:t xml:space="preserve">La LevelSelectionPage è stata progettata in risposta ai feedback degli utenti, i quali hanno espresso interesse per elementi ispirati ai </w:t>
      </w:r>
      <w:r>
        <w:t>videogames</w:t>
      </w:r>
      <w:r w:rsidRPr="0042112F">
        <w:t>. Questa pagina presenta una serie di livelli giornalieri da sbloccare (vedi Immagine 3). I livelli vengono sbloccati solo se l'utente ha completato il livello precedente e ha superato la giornata corrente. Questo approccio motiva l'utente a progredire attraverso i livelli, incoraggiandolo a raggiungere il fine di completare tutti i livelli e migliorare il proprio benessere.</w:t>
      </w:r>
    </w:p>
    <w:tbl>
      <w:tblPr>
        <w:tblStyle w:val="Grigliatabella"/>
        <w:tblW w:w="0" w:type="auto"/>
        <w:tblInd w:w="1056" w:type="dxa"/>
        <w:tblLayout w:type="fixed"/>
        <w:tblLook w:val="04A0" w:firstRow="1" w:lastRow="0" w:firstColumn="1" w:lastColumn="0" w:noHBand="0" w:noVBand="1"/>
      </w:tblPr>
      <w:tblGrid>
        <w:gridCol w:w="3192"/>
        <w:gridCol w:w="3544"/>
      </w:tblGrid>
      <w:tr w:rsidR="00EA472E" w14:paraId="4054B9B4" w14:textId="77777777" w:rsidTr="006B3C55">
        <w:tc>
          <w:tcPr>
            <w:tcW w:w="3192" w:type="dxa"/>
            <w:tcBorders>
              <w:top w:val="nil"/>
              <w:left w:val="nil"/>
              <w:bottom w:val="nil"/>
              <w:right w:val="nil"/>
            </w:tcBorders>
          </w:tcPr>
          <w:p w14:paraId="3CD3655C" w14:textId="77777777" w:rsidR="00EA472E" w:rsidRDefault="00EA472E" w:rsidP="006B3C55">
            <w:pPr>
              <w:pStyle w:val="img"/>
              <w:ind w:left="0"/>
            </w:pPr>
            <w:r>
              <w:t>Immagine 3: LevelSelectionPage</w:t>
            </w:r>
          </w:p>
          <w:p w14:paraId="14E44EA5" w14:textId="77777777" w:rsidR="00EA472E" w:rsidRDefault="00EA472E" w:rsidP="006B3C55">
            <w:pPr>
              <w:pStyle w:val="Ttesto"/>
              <w:ind w:left="0"/>
            </w:pPr>
            <w:r>
              <w:rPr>
                <w:noProof/>
              </w:rPr>
              <w:drawing>
                <wp:inline distT="0" distB="0" distL="0" distR="0" wp14:anchorId="0D64F5BA" wp14:editId="6CDCC95E">
                  <wp:extent cx="1620000" cy="2880000"/>
                  <wp:effectExtent l="0" t="0" r="0" b="0"/>
                  <wp:docPr id="168811007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0070" name="Immagin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15A9C9B7" w14:textId="77777777" w:rsidR="00EA472E" w:rsidRDefault="00EA472E" w:rsidP="006B3C55">
            <w:pPr>
              <w:pStyle w:val="Fonte"/>
              <w:ind w:left="0"/>
            </w:pPr>
            <w:r>
              <w:t>Fonte: MindEase</w:t>
            </w:r>
          </w:p>
        </w:tc>
        <w:tc>
          <w:tcPr>
            <w:tcW w:w="3544" w:type="dxa"/>
            <w:tcBorders>
              <w:top w:val="nil"/>
              <w:left w:val="nil"/>
              <w:bottom w:val="nil"/>
              <w:right w:val="nil"/>
            </w:tcBorders>
          </w:tcPr>
          <w:p w14:paraId="2DAC26AE" w14:textId="77777777" w:rsidR="00EA472E" w:rsidRDefault="00EA472E" w:rsidP="006B3C55">
            <w:pPr>
              <w:pStyle w:val="img"/>
            </w:pPr>
            <w:r>
              <w:rPr>
                <w:noProof/>
              </w:rPr>
              <w:t>Immagine 4:</w:t>
            </w:r>
            <w:r>
              <w:t xml:space="preserve"> LevelPage</w:t>
            </w:r>
            <w:r>
              <w:rPr>
                <w:noProof/>
              </w:rPr>
              <w:br/>
            </w:r>
            <w:r>
              <w:rPr>
                <w:noProof/>
              </w:rPr>
              <w:drawing>
                <wp:inline distT="0" distB="0" distL="0" distR="0" wp14:anchorId="56506734" wp14:editId="00342E31">
                  <wp:extent cx="1620000" cy="2880000"/>
                  <wp:effectExtent l="0" t="0" r="0" b="0"/>
                  <wp:docPr id="17600940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400" name="Immagin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0113C757" w14:textId="45982001" w:rsidR="00783D5B" w:rsidRPr="001D01C4" w:rsidRDefault="00EA472E" w:rsidP="00215566">
      <w:pPr>
        <w:pStyle w:val="Ttesto"/>
        <w:ind w:left="1056"/>
      </w:pPr>
      <w:r w:rsidRPr="00EA472E">
        <w:t>Per gestire il gioco è stato creato il data</w:t>
      </w:r>
      <w:r w:rsidR="008A217E">
        <w:t>set</w:t>
      </w:r>
      <w:r w:rsidRPr="00EA472E">
        <w:t xml:space="preserve"> Mindfulness_DB, che</w:t>
      </w:r>
      <w:r w:rsidR="004A5761">
        <w:t xml:space="preserve"> tiene</w:t>
      </w:r>
      <w:r w:rsidRPr="00EA472E">
        <w:t xml:space="preserve"> traccia </w:t>
      </w:r>
      <w:r w:rsidR="004A5761">
        <w:t>delle progressioni degli</w:t>
      </w:r>
      <w:r w:rsidRPr="00EA472E">
        <w:t xml:space="preserve"> utenti tramite il loro nickname, la data di completamento dei livelli e i livelli superati. Questo consente una gestione più </w:t>
      </w:r>
      <w:r w:rsidRPr="00EA472E">
        <w:lastRenderedPageBreak/>
        <w:t>precisa e personalizzata, poiché i dati sono memorizzati per ogni utente anziché per dispositivo.</w:t>
      </w:r>
    </w:p>
    <w:p w14:paraId="7FF4ACEA" w14:textId="48F79F9A" w:rsidR="00FF079D" w:rsidRDefault="00505F55" w:rsidP="005B383C">
      <w:pPr>
        <w:pStyle w:val="Tsottopara"/>
      </w:pPr>
      <w:bookmarkStart w:id="263" w:name="_Toc175647192"/>
      <w:r>
        <w:t>LevelPage</w:t>
      </w:r>
      <w:bookmarkEnd w:id="263"/>
    </w:p>
    <w:p w14:paraId="08EFB84A" w14:textId="22747FC6" w:rsidR="00505F55" w:rsidRDefault="00735368" w:rsidP="00505F55">
      <w:pPr>
        <w:pStyle w:val="Ttesto"/>
        <w:ind w:left="1056"/>
      </w:pPr>
      <w:r w:rsidRPr="00735368">
        <w:t xml:space="preserve">La </w:t>
      </w:r>
      <w:r w:rsidRPr="0042112F">
        <w:t>LevelPage</w:t>
      </w:r>
      <w:r w:rsidR="0042112F">
        <w:t xml:space="preserve"> (vedi Immagine 4)</w:t>
      </w:r>
      <w:r w:rsidRPr="00735368">
        <w:t xml:space="preserve"> è unica per ciascun livello e utilizza il provider </w:t>
      </w:r>
      <w:r w:rsidRPr="004945D5">
        <w:t>LevelInformation</w:t>
      </w:r>
      <w:r w:rsidRPr="00735368">
        <w:t xml:space="preserve"> per fornire il titolo e la descrizione specifici per il giorno in corso. La pagina è strutturata con uno switch-case per gestire i 30 giorni, ciascuno con diversi obiettivi di mindfulness da completare quotidianamente. Se l'utente seleziona la checkbox, il sistema riconosce che l'obiettivo è stato completato correttamente, sbloccando così il livello successivo</w:t>
      </w:r>
      <w:r w:rsidR="00EA472E">
        <w:t xml:space="preserve"> e memorizzando il superamento nel dataset</w:t>
      </w:r>
      <w:r w:rsidRPr="00735368">
        <w:t>.</w:t>
      </w:r>
    </w:p>
    <w:p w14:paraId="5F699BFC" w14:textId="3652F209" w:rsidR="00E71DC5" w:rsidRDefault="00B17CD6" w:rsidP="005B383C">
      <w:pPr>
        <w:pStyle w:val="Tsottopara"/>
      </w:pPr>
      <w:bookmarkStart w:id="264" w:name="_Toc175647193"/>
      <w:r>
        <w:t>EasePage</w:t>
      </w:r>
      <w:bookmarkEnd w:id="264"/>
    </w:p>
    <w:p w14:paraId="5F5936D5" w14:textId="77777777" w:rsidR="00C76A69" w:rsidRDefault="001E152F" w:rsidP="001E152F">
      <w:pPr>
        <w:pStyle w:val="Ttesto"/>
        <w:ind w:left="1056"/>
      </w:pPr>
      <w:r w:rsidRPr="001E152F">
        <w:t>La EasePage</w:t>
      </w:r>
      <w:r w:rsidR="00CB4384">
        <w:t>(vedi immagine 5)</w:t>
      </w:r>
      <w:r w:rsidRPr="001E152F">
        <w:t xml:space="preserve"> è dedicata al sollievo e al benessere dell'utente, offrendo una serie di pratiche ed esercizi progettati per facilitare il rilassamento e ridurre lo stress. </w:t>
      </w:r>
    </w:p>
    <w:tbl>
      <w:tblPr>
        <w:tblStyle w:val="Grigliatabella"/>
        <w:tblW w:w="0" w:type="auto"/>
        <w:tblInd w:w="1056" w:type="dxa"/>
        <w:tblLayout w:type="fixed"/>
        <w:tblLook w:val="04A0" w:firstRow="1" w:lastRow="0" w:firstColumn="1" w:lastColumn="0" w:noHBand="0" w:noVBand="1"/>
      </w:tblPr>
      <w:tblGrid>
        <w:gridCol w:w="3192"/>
        <w:gridCol w:w="3544"/>
      </w:tblGrid>
      <w:tr w:rsidR="00C76A69" w14:paraId="24175EAB" w14:textId="77777777" w:rsidTr="00C846E3">
        <w:tc>
          <w:tcPr>
            <w:tcW w:w="3192" w:type="dxa"/>
            <w:tcBorders>
              <w:top w:val="nil"/>
              <w:left w:val="nil"/>
              <w:bottom w:val="nil"/>
              <w:right w:val="nil"/>
            </w:tcBorders>
          </w:tcPr>
          <w:p w14:paraId="7C99701A" w14:textId="77777777" w:rsidR="00C76A69" w:rsidRDefault="00C76A69" w:rsidP="00C846E3">
            <w:pPr>
              <w:pStyle w:val="img"/>
              <w:ind w:left="0"/>
              <w:rPr>
                <w:ins w:id="265" w:author="LARA LONGHI" w:date="2024-08-07T10:40:00Z" w16du:dateUtc="2024-08-07T08:40:00Z"/>
              </w:rPr>
            </w:pPr>
            <w:ins w:id="266" w:author="LARA LONGHI" w:date="2024-08-07T10:40:00Z" w16du:dateUtc="2024-08-07T08:40:00Z">
              <w:r>
                <w:t>Immagine 5: EasePage</w:t>
              </w:r>
            </w:ins>
          </w:p>
          <w:p w14:paraId="256E96C6" w14:textId="77777777" w:rsidR="00C76A69" w:rsidRDefault="00C76A69" w:rsidP="00C846E3">
            <w:pPr>
              <w:pStyle w:val="Ttesto"/>
              <w:ind w:left="0"/>
              <w:rPr>
                <w:ins w:id="267" w:author="LARA LONGHI" w:date="2024-08-07T10:40:00Z" w16du:dateUtc="2024-08-07T08:40:00Z"/>
              </w:rPr>
            </w:pPr>
            <w:ins w:id="268" w:author="LARA LONGHI" w:date="2024-08-07T10:40:00Z" w16du:dateUtc="2024-08-07T08:40:00Z">
              <w:r>
                <w:rPr>
                  <w:noProof/>
                </w:rPr>
                <w:drawing>
                  <wp:inline distT="0" distB="0" distL="0" distR="0" wp14:anchorId="2F97842A" wp14:editId="62B60204">
                    <wp:extent cx="1620000" cy="2880000"/>
                    <wp:effectExtent l="0" t="0" r="0" b="0"/>
                    <wp:docPr id="930174423" name="Immagine 18" descr="Immagine che contiene testo, schermata,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423" name="Immagine 18" descr="Immagine che contiene testo, schermata, Viso umano&#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1E9AF130" w14:textId="77777777" w:rsidR="00C76A69" w:rsidRDefault="00C76A69" w:rsidP="00C846E3">
            <w:pPr>
              <w:pStyle w:val="Fonte"/>
              <w:ind w:left="0"/>
              <w:rPr>
                <w:ins w:id="269" w:author="LARA LONGHI" w:date="2024-08-07T10:40:00Z" w16du:dateUtc="2024-08-07T08:40:00Z"/>
              </w:rPr>
            </w:pPr>
            <w:ins w:id="270" w:author="LARA LONGHI" w:date="2024-08-07T10:40:00Z" w16du:dateUtc="2024-08-07T08:40:00Z">
              <w:r>
                <w:t>Fonte: MindEase</w:t>
              </w:r>
            </w:ins>
          </w:p>
        </w:tc>
        <w:tc>
          <w:tcPr>
            <w:tcW w:w="3544" w:type="dxa"/>
            <w:tcBorders>
              <w:top w:val="nil"/>
              <w:left w:val="nil"/>
              <w:bottom w:val="nil"/>
              <w:right w:val="nil"/>
            </w:tcBorders>
          </w:tcPr>
          <w:p w14:paraId="39238E50" w14:textId="77777777" w:rsidR="00C76A69" w:rsidRDefault="00C76A69" w:rsidP="00C846E3">
            <w:pPr>
              <w:pStyle w:val="img"/>
              <w:rPr>
                <w:ins w:id="271" w:author="LARA LONGHI" w:date="2024-08-07T10:40:00Z" w16du:dateUtc="2024-08-07T08:40:00Z"/>
              </w:rPr>
            </w:pPr>
            <w:ins w:id="272" w:author="LARA LONGHI" w:date="2024-08-07T10:40:00Z" w16du:dateUtc="2024-08-07T08:40:00Z">
              <w:r>
                <w:rPr>
                  <w:noProof/>
                </w:rPr>
                <w:t>Immagine 6:</w:t>
              </w:r>
              <w:r>
                <w:t xml:space="preserve"> SoundPage</w:t>
              </w:r>
              <w:r>
                <w:rPr>
                  <w:noProof/>
                </w:rPr>
                <w:br/>
              </w:r>
              <w:r>
                <w:rPr>
                  <w:noProof/>
                </w:rPr>
                <w:drawing>
                  <wp:inline distT="0" distB="0" distL="0" distR="0" wp14:anchorId="7B784D95" wp14:editId="6B21C2B5">
                    <wp:extent cx="1620000" cy="2880000"/>
                    <wp:effectExtent l="0" t="0" r="0" b="0"/>
                    <wp:docPr id="866881831"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1831" name="Immagine 19" descr="Immagine che contiene testo, schermata, numero, Carattere&#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349EDEE0" w14:textId="77A3BB66" w:rsidR="001E152F" w:rsidRPr="001E152F" w:rsidRDefault="001E152F" w:rsidP="001E152F">
      <w:pPr>
        <w:pStyle w:val="Ttesto"/>
        <w:ind w:left="1056"/>
      </w:pPr>
      <w:r w:rsidRPr="001E152F">
        <w:t>In questa pagina, gli utenti possono accedere a tre principali categorie di esercizi:</w:t>
      </w:r>
    </w:p>
    <w:p w14:paraId="4DD8FEB5" w14:textId="6D58F426" w:rsidR="001E152F" w:rsidRPr="001E152F" w:rsidRDefault="001E152F" w:rsidP="001E152F">
      <w:pPr>
        <w:pStyle w:val="Ttesto"/>
        <w:numPr>
          <w:ilvl w:val="0"/>
          <w:numId w:val="34"/>
        </w:numPr>
      </w:pPr>
      <w:r w:rsidRPr="001E152F">
        <w:t>Meditazione: Sessioni guidate per aiutare l'utente a concentrarsi e trovare tranquillità.</w:t>
      </w:r>
    </w:p>
    <w:p w14:paraId="18B03C99" w14:textId="49212196" w:rsidR="001E152F" w:rsidRPr="001E152F" w:rsidRDefault="001E152F" w:rsidP="001E152F">
      <w:pPr>
        <w:pStyle w:val="Ttesto"/>
        <w:numPr>
          <w:ilvl w:val="0"/>
          <w:numId w:val="34"/>
        </w:numPr>
      </w:pPr>
      <w:r w:rsidRPr="001E152F">
        <w:lastRenderedPageBreak/>
        <w:t>Respirazione: Esercizi mirati a migliorare il controllo della respirazione e promuovere il rilassamento.</w:t>
      </w:r>
    </w:p>
    <w:p w14:paraId="3C118110" w14:textId="041224FD" w:rsidR="001E152F" w:rsidRDefault="001E152F" w:rsidP="001E152F">
      <w:pPr>
        <w:pStyle w:val="Ttesto"/>
        <w:numPr>
          <w:ilvl w:val="0"/>
          <w:numId w:val="34"/>
        </w:numPr>
      </w:pPr>
      <w:r w:rsidRPr="001E152F">
        <w:t>Suoni Rilassanti: Registrazioni audio progettate per creare un ambiente calmante e favorire il relax.</w:t>
      </w:r>
    </w:p>
    <w:p w14:paraId="3E91D589" w14:textId="77777777" w:rsidR="004B22A0" w:rsidRDefault="004B22A0" w:rsidP="005B383C">
      <w:pPr>
        <w:pStyle w:val="Tsottopara"/>
      </w:pPr>
      <w:bookmarkStart w:id="273" w:name="_Toc175647194"/>
      <w:r>
        <w:t>SoundPage</w:t>
      </w:r>
      <w:bookmarkEnd w:id="273"/>
    </w:p>
    <w:p w14:paraId="52AA2B62" w14:textId="77777777" w:rsidR="004369F8" w:rsidRDefault="00CB4384" w:rsidP="00CB4384">
      <w:pPr>
        <w:pStyle w:val="Ttesto"/>
        <w:ind w:left="1056"/>
        <w:rPr>
          <w:ins w:id="274" w:author="LARA LONGHI" w:date="2024-08-02T12:38:00Z" w16du:dateUtc="2024-08-02T10:38:00Z"/>
        </w:rPr>
      </w:pPr>
      <w:r w:rsidRPr="00CB4384">
        <w:t>La SoundPage</w:t>
      </w:r>
      <w:r>
        <w:t xml:space="preserve"> (vedi immagine 6)</w:t>
      </w:r>
      <w:r w:rsidRPr="00CB4384">
        <w:t xml:space="preserve"> consente agli utenti di selezionare un suono di loro scelta per ascoltarlo.</w:t>
      </w:r>
    </w:p>
    <w:p w14:paraId="4D696BA6" w14:textId="668CCE2F" w:rsidR="00CB4384" w:rsidRPr="00CB4384" w:rsidRDefault="00CB4384" w:rsidP="00CB4384">
      <w:pPr>
        <w:pStyle w:val="Ttesto"/>
        <w:ind w:left="1056"/>
      </w:pPr>
      <w:del w:id="275" w:author="LARA LONGHI" w:date="2024-08-02T12:38:00Z" w16du:dateUtc="2024-08-02T10:38:00Z">
        <w:r w:rsidRPr="00CB4384" w:rsidDel="004369F8">
          <w:delText xml:space="preserve"> </w:delText>
        </w:r>
      </w:del>
      <w:r w:rsidRPr="00CB4384">
        <w:t>Premendo il pulsante "Play", l'utente viene indirizzato alla PlaySoundPage</w:t>
      </w:r>
      <w:r>
        <w:t xml:space="preserve"> (vedi immagine 7)</w:t>
      </w:r>
      <w:r w:rsidRPr="00CB4384">
        <w:t>, dove possono controllare la riproduzione del suono selezionato. Le funzioni disponibili includono:</w:t>
      </w:r>
    </w:p>
    <w:p w14:paraId="605398FE" w14:textId="68032462" w:rsidR="00CB4384" w:rsidRPr="00CB4384" w:rsidRDefault="00CB4384" w:rsidP="00CB4384">
      <w:pPr>
        <w:pStyle w:val="Ttesto"/>
        <w:numPr>
          <w:ilvl w:val="0"/>
          <w:numId w:val="34"/>
        </w:numPr>
      </w:pPr>
      <w:r w:rsidRPr="00CB4384">
        <w:t xml:space="preserve">Avvio e </w:t>
      </w:r>
      <w:ins w:id="276" w:author="Mauro Pelucchi" w:date="2024-08-02T06:57:00Z">
        <w:r w:rsidR="6ADE9392">
          <w:t>i</w:t>
        </w:r>
      </w:ins>
      <w:del w:id="277" w:author="Mauro Pelucchi" w:date="2024-08-02T06:57:00Z">
        <w:r w:rsidRPr="00CB4384">
          <w:delText>I</w:delText>
        </w:r>
      </w:del>
      <w:r w:rsidRPr="00CB4384">
        <w:t>nterruzione: L'utente può avviare o fermare la riproduzione del suono.</w:t>
      </w:r>
    </w:p>
    <w:p w14:paraId="02213260" w14:textId="718F8AC8" w:rsidR="00CB4384" w:rsidRPr="00CB4384" w:rsidRDefault="00CB4384" w:rsidP="00CB4384">
      <w:pPr>
        <w:pStyle w:val="Ttesto"/>
        <w:numPr>
          <w:ilvl w:val="0"/>
          <w:numId w:val="34"/>
        </w:numPr>
      </w:pPr>
      <w:r w:rsidRPr="00CB4384">
        <w:t xml:space="preserve">Navigazione dei </w:t>
      </w:r>
      <w:ins w:id="278" w:author="Mauro Pelucchi" w:date="2024-08-02T06:57:00Z">
        <w:r w:rsidR="2886CE46">
          <w:t>s</w:t>
        </w:r>
      </w:ins>
      <w:del w:id="279" w:author="Mauro Pelucchi" w:date="2024-08-02T06:57:00Z">
        <w:r w:rsidRPr="00CB4384">
          <w:delText>S</w:delText>
        </w:r>
      </w:del>
      <w:r w:rsidRPr="00CB4384">
        <w:t>uoni: Possibilità di passare al suono precedente o successivo.</w:t>
      </w:r>
    </w:p>
    <w:p w14:paraId="4E964825" w14:textId="686775BA" w:rsidR="00CB4384" w:rsidRPr="00CB4384" w:rsidRDefault="00CB4384" w:rsidP="00CB4384">
      <w:pPr>
        <w:pStyle w:val="Ttesto"/>
        <w:numPr>
          <w:ilvl w:val="0"/>
          <w:numId w:val="34"/>
        </w:numPr>
      </w:pPr>
      <w:r w:rsidRPr="00CB4384">
        <w:t xml:space="preserve">Barra di </w:t>
      </w:r>
      <w:ins w:id="280" w:author="Mauro Pelucchi" w:date="2024-08-02T06:57:00Z">
        <w:r w:rsidR="3B42E1D1">
          <w:t>a</w:t>
        </w:r>
      </w:ins>
      <w:del w:id="281" w:author="Mauro Pelucchi" w:date="2024-08-02T06:57:00Z">
        <w:r w:rsidRPr="00CB4384">
          <w:delText>A</w:delText>
        </w:r>
      </w:del>
      <w:r w:rsidRPr="00CB4384">
        <w:t>vanzamento: Una barra che mostra la durata totale e il tempo rimanente del suono in riproduzione.</w:t>
      </w:r>
    </w:p>
    <w:p w14:paraId="765A80EB" w14:textId="77777777" w:rsidR="00CB4384" w:rsidRDefault="00CB4384" w:rsidP="00CB4384">
      <w:pPr>
        <w:pStyle w:val="Ttesto"/>
        <w:ind w:left="1056"/>
        <w:rPr>
          <w:ins w:id="282" w:author="LARA LONGHI" w:date="2024-08-07T10:40:00Z" w16du:dateUtc="2024-08-07T08:40:00Z"/>
        </w:rPr>
      </w:pPr>
      <w:r w:rsidRPr="00CB4384">
        <w:t>Questa pagina offre un'interfaccia intuitiva per gestire l'ascolto dei suoni e migliorare l'esperienza di rilassamento dell'utente.</w:t>
      </w:r>
    </w:p>
    <w:p w14:paraId="51824742" w14:textId="5674A447" w:rsidR="0052112F" w:rsidDel="00DC1F42" w:rsidRDefault="0052112F" w:rsidP="00CB4384">
      <w:pPr>
        <w:pStyle w:val="Ttesto"/>
        <w:ind w:left="1056"/>
        <w:rPr>
          <w:del w:id="283" w:author="LARA LONGHI" w:date="2024-08-07T10:41:00Z" w16du:dateUtc="2024-08-07T08:41:00Z"/>
        </w:rPr>
      </w:pPr>
      <w:bookmarkStart w:id="284" w:name="_Toc173919896"/>
      <w:bookmarkStart w:id="285" w:name="_Toc173920069"/>
      <w:bookmarkStart w:id="286" w:name="_Toc173921269"/>
      <w:bookmarkStart w:id="287" w:name="_Toc173922374"/>
      <w:bookmarkStart w:id="288" w:name="_Toc173929903"/>
      <w:bookmarkStart w:id="289" w:name="_Toc175647195"/>
      <w:bookmarkEnd w:id="284"/>
      <w:bookmarkEnd w:id="285"/>
      <w:bookmarkEnd w:id="286"/>
      <w:bookmarkEnd w:id="287"/>
      <w:bookmarkEnd w:id="288"/>
      <w:bookmarkEnd w:id="289"/>
    </w:p>
    <w:p w14:paraId="4349C4BF" w14:textId="409E00BF" w:rsidR="00461D63" w:rsidRDefault="00461D63" w:rsidP="005B383C">
      <w:pPr>
        <w:pStyle w:val="Tsottopara"/>
      </w:pPr>
      <w:bookmarkStart w:id="290" w:name="_Toc175647196"/>
      <w:r>
        <w:t>RespirationPage e MeditationPage</w:t>
      </w:r>
      <w:bookmarkEnd w:id="290"/>
    </w:p>
    <w:tbl>
      <w:tblPr>
        <w:tblStyle w:val="Grigliatabella"/>
        <w:tblW w:w="0" w:type="auto"/>
        <w:tblInd w:w="1056" w:type="dxa"/>
        <w:tblLayout w:type="fixed"/>
        <w:tblLook w:val="04A0" w:firstRow="1" w:lastRow="0" w:firstColumn="1" w:lastColumn="0" w:noHBand="0" w:noVBand="1"/>
      </w:tblPr>
      <w:tblGrid>
        <w:gridCol w:w="3192"/>
        <w:gridCol w:w="3544"/>
      </w:tblGrid>
      <w:tr w:rsidR="00D102F3" w14:paraId="50F67E7D" w14:textId="77777777" w:rsidTr="00AA0F72">
        <w:tc>
          <w:tcPr>
            <w:tcW w:w="3192" w:type="dxa"/>
            <w:tcBorders>
              <w:top w:val="nil"/>
              <w:left w:val="nil"/>
              <w:bottom w:val="nil"/>
              <w:right w:val="nil"/>
            </w:tcBorders>
          </w:tcPr>
          <w:p w14:paraId="6AE236E3" w14:textId="77777777" w:rsidR="00D102F3" w:rsidRDefault="00D102F3" w:rsidP="00C846E3">
            <w:pPr>
              <w:pStyle w:val="img"/>
              <w:ind w:left="0"/>
            </w:pPr>
            <w:r>
              <w:t>Immagine 7: PlaySoundPage</w:t>
            </w:r>
          </w:p>
          <w:p w14:paraId="2C47B790" w14:textId="3AA028D2" w:rsidR="00D102F3" w:rsidRDefault="00D102F3" w:rsidP="00AA0F72">
            <w:pPr>
              <w:pStyle w:val="Ttesto"/>
              <w:ind w:left="0"/>
            </w:pPr>
            <w:r>
              <w:rPr>
                <w:noProof/>
              </w:rPr>
              <w:drawing>
                <wp:inline distT="0" distB="0" distL="0" distR="0" wp14:anchorId="1B5F5ABA" wp14:editId="307EAA5E">
                  <wp:extent cx="1620000" cy="2880000"/>
                  <wp:effectExtent l="0" t="0" r="0" b="0"/>
                  <wp:docPr id="8074556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5564" name="Immagine 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AA0F72">
              <w:rPr>
                <w:rStyle w:val="FonteCarattere"/>
              </w:rPr>
              <w:br/>
            </w:r>
            <w:r w:rsidRPr="00AA0F72">
              <w:rPr>
                <w:rStyle w:val="FonteCarattere"/>
              </w:rPr>
              <w:t>Fonte: MindEase</w:t>
            </w:r>
          </w:p>
        </w:tc>
        <w:tc>
          <w:tcPr>
            <w:tcW w:w="3544" w:type="dxa"/>
            <w:tcBorders>
              <w:top w:val="nil"/>
              <w:left w:val="nil"/>
              <w:bottom w:val="nil"/>
              <w:right w:val="nil"/>
            </w:tcBorders>
          </w:tcPr>
          <w:p w14:paraId="5659E016" w14:textId="77777777" w:rsidR="00D102F3" w:rsidRDefault="00D102F3" w:rsidP="00C846E3">
            <w:pPr>
              <w:pStyle w:val="img"/>
            </w:pPr>
            <w:r>
              <w:rPr>
                <w:noProof/>
              </w:rPr>
              <w:t>Immagine 8:</w:t>
            </w:r>
            <w:r>
              <w:t xml:space="preserve"> RespirationPage</w:t>
            </w:r>
            <w:r>
              <w:rPr>
                <w:noProof/>
              </w:rPr>
              <w:br/>
            </w:r>
            <w:r>
              <w:rPr>
                <w:noProof/>
              </w:rPr>
              <w:drawing>
                <wp:inline distT="0" distB="0" distL="0" distR="0" wp14:anchorId="0AE48CE5" wp14:editId="065A9AEA">
                  <wp:extent cx="1620000" cy="2880000"/>
                  <wp:effectExtent l="0" t="0" r="0" b="0"/>
                  <wp:docPr id="4884737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750" name="Immagin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F48C776" w14:textId="5A307ADC" w:rsidR="00AA7FBE" w:rsidRDefault="00F14330" w:rsidP="00EB3772">
      <w:pPr>
        <w:pStyle w:val="Ttesto"/>
        <w:ind w:left="1056"/>
      </w:pPr>
      <w:r>
        <w:lastRenderedPageBreak/>
        <w:t>La pagina dedicata agli esercizi di respirazione</w:t>
      </w:r>
      <w:r w:rsidR="00EB3772">
        <w:t xml:space="preserve"> (vedi immagine 8)</w:t>
      </w:r>
      <w:r>
        <w:t xml:space="preserve"> presenta la medesima struttura  della pagina degli esercizi di meditazione. </w:t>
      </w:r>
    </w:p>
    <w:p w14:paraId="43DEDE41" w14:textId="77777777" w:rsidR="00796E90" w:rsidRDefault="00796E90" w:rsidP="00796E90">
      <w:pPr>
        <w:pStyle w:val="Ttesto"/>
        <w:ind w:left="1056"/>
      </w:pPr>
      <w:r>
        <w:t>Entrambe le pagine sono progettate per offrire agli utenti una selezione di contenuti video provenienti da YouTube. Gli utenti possono riprodurre i video direttamente nella pagina senza dover uscire dall'app. Questa integrazione facilita l'accesso immediato ai contenuti e permette una fruizione continua e senza interruzioni degli esercizi di respirazione.</w:t>
      </w:r>
    </w:p>
    <w:p w14:paraId="09B42705" w14:textId="0C467B6C" w:rsidR="00134A39" w:rsidRDefault="000D02FD" w:rsidP="005B383C">
      <w:pPr>
        <w:pStyle w:val="Tsottopara"/>
      </w:pPr>
      <w:bookmarkStart w:id="291" w:name="_Toc175647197"/>
      <w:r>
        <w:t>SupportoPage</w:t>
      </w:r>
      <w:bookmarkEnd w:id="291"/>
    </w:p>
    <w:p w14:paraId="762535A8" w14:textId="392AE6B0" w:rsidR="00055926" w:rsidRDefault="00055926" w:rsidP="00055926">
      <w:pPr>
        <w:pStyle w:val="Ttesto"/>
        <w:ind w:left="1056"/>
      </w:pPr>
      <w:r w:rsidRPr="00055926">
        <w:t xml:space="preserve">La </w:t>
      </w:r>
      <w:r>
        <w:rPr>
          <w:rStyle w:val="Enfasigrassetto"/>
          <w:b w:val="0"/>
          <w:bCs w:val="0"/>
        </w:rPr>
        <w:t>schermata di supporto</w:t>
      </w:r>
      <w:r w:rsidR="00591BA6">
        <w:rPr>
          <w:rStyle w:val="Enfasigrassetto"/>
          <w:b w:val="0"/>
          <w:bCs w:val="0"/>
        </w:rPr>
        <w:t xml:space="preserve"> (vedi immagine 9)</w:t>
      </w:r>
      <w:r w:rsidRPr="00055926">
        <w:t xml:space="preserve"> è progettata per fornire assistenza immediata agli utenti, offrendo supporto nei momenti di difficoltà e complessità. Questa pagina ha come obiettivo principale quello di rendere l'utente più a suo agio e di fornire aiuto tempestivo quando necessario.</w:t>
      </w:r>
    </w:p>
    <w:p w14:paraId="0C885E81" w14:textId="76DE701D" w:rsidR="00055926" w:rsidRDefault="00055926" w:rsidP="00055926">
      <w:pPr>
        <w:pStyle w:val="Ttesto"/>
        <w:ind w:left="1056"/>
      </w:pPr>
      <w:r w:rsidRPr="00055926">
        <w:t>Per migliorare l'esperienza utente e rendere la pagina più accogliente, è disponibile la possibilità di scegliere un tema personalizzato con una mascotte a piacimento</w:t>
      </w:r>
      <w:r w:rsidR="00591BA6">
        <w:t xml:space="preserve"> (vedi immagine 10)</w:t>
      </w:r>
      <w:r w:rsidRPr="00055926">
        <w:t>. Questa personalizzazione visiva è pensata per creare un ambiente più amichevole e rassicurante per l'utente, contribuendo a farlo sentire più a suo agio durante la navigazione nella pagina di supporto.</w:t>
      </w:r>
    </w:p>
    <w:p w14:paraId="40DC7014" w14:textId="3D92E1CD" w:rsidR="00BB3697" w:rsidRDefault="00055926" w:rsidP="00BB3697">
      <w:pPr>
        <w:pStyle w:val="Ttesto"/>
        <w:ind w:left="1056"/>
      </w:pPr>
      <w:commentRangeStart w:id="292"/>
      <w:r w:rsidRPr="00055926">
        <w:t xml:space="preserve">Attualmente, il sistema di chat della </w:t>
      </w:r>
      <w:r w:rsidRPr="00055926">
        <w:rPr>
          <w:rStyle w:val="Enfasigrassetto"/>
          <w:b w:val="0"/>
          <w:bCs w:val="0"/>
        </w:rPr>
        <w:t>SupportoPage</w:t>
      </w:r>
      <w:r w:rsidRPr="00055926">
        <w:t xml:space="preserve"> è basato su un set di messaggi preconfigurati. Questi messaggi sono progettati per rispondere a specifiche parole chiave che l'utente potrebbe inserire nella chat. Se la chat non riconosce le parole inserite o non trova una corrispondenza adeguata, vengono forniti messaggi casuali destinati a offrire conforto e sollievo all'utente.</w:t>
      </w:r>
      <w:r w:rsidR="00BB3697">
        <w:t xml:space="preserve"> Per maggiori informazioni sul codice utilizzato vedi appendice B.</w:t>
      </w:r>
    </w:p>
    <w:p w14:paraId="5B5968D0" w14:textId="31A4856F" w:rsidR="00055926" w:rsidRDefault="00CE252C" w:rsidP="00055926">
      <w:pPr>
        <w:pStyle w:val="Ttesto"/>
        <w:ind w:left="1056"/>
      </w:pPr>
      <w:r w:rsidRPr="00CE252C">
        <w:t>In futuro, è previsto un aggiornamento della pagina che includerà l'implementazione di tecnologie avanzate di intelligenza artificiale. Questo sviluppo renderà la chat più naturale e fluida, grazie a un'AI capace di fornire risposte più umane e specifiche in base alle domande dell'utente. Di conseguenza, l'interazione e la qualità del supporto offerto miglioreranno notevolmente.</w:t>
      </w:r>
      <w:r w:rsidR="00055926" w:rsidRPr="00055926">
        <w:t xml:space="preserve"> </w:t>
      </w:r>
      <w:commentRangeEnd w:id="292"/>
      <w:r w:rsidR="00055926">
        <w:commentReference w:id="292"/>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256022DE" w14:textId="77777777" w:rsidTr="00E96FE7">
        <w:tc>
          <w:tcPr>
            <w:tcW w:w="3192" w:type="dxa"/>
            <w:tcBorders>
              <w:top w:val="nil"/>
              <w:left w:val="nil"/>
              <w:bottom w:val="nil"/>
              <w:right w:val="nil"/>
            </w:tcBorders>
          </w:tcPr>
          <w:p w14:paraId="1A7DF787" w14:textId="77777777" w:rsidR="00BB3697" w:rsidRDefault="00BB3697" w:rsidP="00E96FE7">
            <w:pPr>
              <w:pStyle w:val="img"/>
              <w:ind w:left="0"/>
            </w:pPr>
            <w:r>
              <w:lastRenderedPageBreak/>
              <w:t>Immagine 9: SupportoPage</w:t>
            </w:r>
          </w:p>
          <w:p w14:paraId="6D8DBB33" w14:textId="77777777" w:rsidR="00BB3697" w:rsidRDefault="00BB3697" w:rsidP="00E96FE7">
            <w:pPr>
              <w:pStyle w:val="Ttesto"/>
              <w:ind w:left="0"/>
            </w:pPr>
            <w:r>
              <w:rPr>
                <w:noProof/>
              </w:rPr>
              <w:drawing>
                <wp:inline distT="0" distB="0" distL="0" distR="0" wp14:anchorId="74267603" wp14:editId="0935881C">
                  <wp:extent cx="1620000" cy="2880000"/>
                  <wp:effectExtent l="0" t="0" r="0" b="0"/>
                  <wp:docPr id="1138772285" name="Immagine 18" descr="Immagine che contiene Viso umano, schermata,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2285" name="Immagine 18" descr="Immagine che contiene Viso umano, schermata, testo, person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71538677" w14:textId="77777777" w:rsidR="00BB3697" w:rsidRDefault="00BB3697" w:rsidP="00E96FE7">
            <w:pPr>
              <w:pStyle w:val="Fonte"/>
              <w:ind w:left="0"/>
            </w:pPr>
            <w:r>
              <w:t>Fonte: MindEase</w:t>
            </w:r>
          </w:p>
        </w:tc>
        <w:tc>
          <w:tcPr>
            <w:tcW w:w="3544" w:type="dxa"/>
            <w:tcBorders>
              <w:top w:val="nil"/>
              <w:left w:val="nil"/>
              <w:bottom w:val="nil"/>
              <w:right w:val="nil"/>
            </w:tcBorders>
          </w:tcPr>
          <w:p w14:paraId="2C5A75A6" w14:textId="77777777" w:rsidR="00BB3697" w:rsidRDefault="00BB3697" w:rsidP="00E96FE7">
            <w:pPr>
              <w:pStyle w:val="img"/>
            </w:pPr>
            <w:r>
              <w:rPr>
                <w:noProof/>
              </w:rPr>
              <w:t>Immagine 10:</w:t>
            </w:r>
            <w:r>
              <w:t xml:space="preserve"> </w:t>
            </w:r>
            <w:r w:rsidRPr="00591BA6">
              <w:t>ThemeSelectionPage</w:t>
            </w:r>
            <w:r>
              <w:rPr>
                <w:noProof/>
              </w:rPr>
              <w:br/>
            </w:r>
            <w:r>
              <w:rPr>
                <w:noProof/>
              </w:rPr>
              <w:drawing>
                <wp:inline distT="0" distB="0" distL="0" distR="0" wp14:anchorId="0E2CC9B4" wp14:editId="5C039C3E">
                  <wp:extent cx="1620000" cy="2880000"/>
                  <wp:effectExtent l="0" t="0" r="0" b="0"/>
                  <wp:docPr id="175614174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1743" name="Immagine 1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2D245E23" w14:textId="20B9BBC2" w:rsidR="000D02FD" w:rsidRDefault="000D02FD" w:rsidP="005B383C">
      <w:pPr>
        <w:pStyle w:val="Tsottopara"/>
      </w:pPr>
      <w:bookmarkStart w:id="293" w:name="_Toc175647198"/>
      <w:r>
        <w:t>Profile</w:t>
      </w:r>
      <w:r w:rsidR="006A4E22">
        <w:t>Page</w:t>
      </w:r>
      <w:bookmarkEnd w:id="293"/>
    </w:p>
    <w:p w14:paraId="7A3228DC" w14:textId="77777777" w:rsidR="004369F8" w:rsidRDefault="00967F32" w:rsidP="00967F32">
      <w:pPr>
        <w:pStyle w:val="Ttesto"/>
        <w:ind w:left="1056"/>
        <w:rPr>
          <w:ins w:id="294" w:author="LARA LONGHI" w:date="2024-08-02T12:39:00Z" w16du:dateUtc="2024-08-02T10:39:00Z"/>
        </w:rPr>
      </w:pPr>
      <w:r w:rsidRPr="00967F32">
        <w:t>La ProfilePage</w:t>
      </w:r>
      <w:r>
        <w:t xml:space="preserve"> </w:t>
      </w:r>
      <w:r w:rsidRPr="00967F32">
        <w:t>(vedi immagine 1</w:t>
      </w:r>
      <w:r>
        <w:t>1</w:t>
      </w:r>
      <w:r w:rsidRPr="00967F32">
        <w:t>) offre agli utenti una panoramica completa del loro profilo personale, con diverse caratteristiche chiave che migliorano l'esperienza utente e favoriscono il monitoraggio delle proprie emozioni e obiettivi.</w:t>
      </w:r>
    </w:p>
    <w:p w14:paraId="435AE9E5" w14:textId="644EE480" w:rsidR="00967F32" w:rsidRPr="00967F32" w:rsidRDefault="00967F32" w:rsidP="00967F32">
      <w:pPr>
        <w:pStyle w:val="Ttesto"/>
        <w:ind w:left="1056"/>
      </w:pPr>
      <w:del w:id="295" w:author="LARA LONGHI" w:date="2024-08-02T12:39:00Z" w16du:dateUtc="2024-08-02T10:39:00Z">
        <w:r w:rsidRPr="00967F32" w:rsidDel="004369F8">
          <w:delText xml:space="preserve"> </w:delText>
        </w:r>
      </w:del>
      <w:r w:rsidRPr="00967F32">
        <w:t>Le principali caratteristiche della pagina sono:</w:t>
      </w:r>
    </w:p>
    <w:p w14:paraId="11CBC70B" w14:textId="32B6FCF9" w:rsidR="00967F32" w:rsidRPr="00967F32" w:rsidRDefault="00967F32" w:rsidP="00967F32">
      <w:pPr>
        <w:pStyle w:val="Ttesto"/>
        <w:numPr>
          <w:ilvl w:val="0"/>
          <w:numId w:val="34"/>
        </w:numPr>
      </w:pPr>
      <w:r w:rsidRPr="00967F32">
        <w:t>Immagine del Profilo: Gli utenti possono visualizzare la loro immagine del profilo. Sotto l'immagine, viene mostrato il nickname dell'utente.</w:t>
      </w:r>
    </w:p>
    <w:p w14:paraId="519FA419" w14:textId="48A30F04" w:rsidR="00967F32" w:rsidRPr="00967F32" w:rsidRDefault="00967F32" w:rsidP="00967F32">
      <w:pPr>
        <w:pStyle w:val="Ttesto"/>
        <w:numPr>
          <w:ilvl w:val="0"/>
          <w:numId w:val="34"/>
        </w:numPr>
      </w:pPr>
      <w:r w:rsidRPr="00967F32">
        <w:t xml:space="preserve">Sezione "Obiettivi </w:t>
      </w:r>
      <w:r w:rsidR="000450D6">
        <w:t>r</w:t>
      </w:r>
      <w:r w:rsidRPr="00967F32">
        <w:t xml:space="preserve">aggiunti": Ispirata alla logica dei videogame, questa sezione contiene una serie di obiettivi che l'utente può raggiungere. Ogni obiettivo è legato </w:t>
      </w:r>
      <w:r w:rsidR="00AA7FBE">
        <w:t>a delle attività che puoi svolgere nell’app</w:t>
      </w:r>
      <w:r w:rsidR="008A217E">
        <w:t xml:space="preserve">. Attualmente sono riferiti </w:t>
      </w:r>
      <w:r w:rsidRPr="00967F32">
        <w:t>al numero di volte in cui l'utente registra le proprie emozioni</w:t>
      </w:r>
      <w:r w:rsidR="008A217E">
        <w:t xml:space="preserve"> e al numero di livelli di mindfulness che l’utente supera</w:t>
      </w:r>
      <w:r w:rsidRPr="00967F32">
        <w:t>. Al raggiungimento di un obiettivo, vengono sbloccati i relativi trofei, visibili all'interno di questa sezione.</w:t>
      </w:r>
    </w:p>
    <w:p w14:paraId="74672846" w14:textId="599ECDCF" w:rsidR="00967F32" w:rsidRPr="00967F32" w:rsidRDefault="00967F32" w:rsidP="00967F32">
      <w:pPr>
        <w:pStyle w:val="Ttesto"/>
        <w:numPr>
          <w:ilvl w:val="0"/>
          <w:numId w:val="34"/>
        </w:numPr>
      </w:pPr>
      <w:r w:rsidRPr="00967F32">
        <w:t xml:space="preserve">Sezione "Il </w:t>
      </w:r>
      <w:r w:rsidR="000450D6">
        <w:t>t</w:t>
      </w:r>
      <w:r w:rsidRPr="00967F32">
        <w:t xml:space="preserve">uo </w:t>
      </w:r>
      <w:r w:rsidR="000450D6">
        <w:t>u</w:t>
      </w:r>
      <w:r w:rsidRPr="00967F32">
        <w:t xml:space="preserve">more": Questa sezione offre una panoramica dell'emozione selezionata per la data odierna. A destra, l'utente può vedere l'emozione corrente, mentre a sinistra c'è un'icona cliccabile che porta alla </w:t>
      </w:r>
      <w:r w:rsidRPr="00967F32">
        <w:lastRenderedPageBreak/>
        <w:t>CalendarPage (vedi immagine 12). La CalendarPage mostra un calendario con tutte le emozioni registrate giornalmente, insieme ai sintomi associati.</w:t>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434A103A" w14:textId="77777777" w:rsidTr="00E96FE7">
        <w:tc>
          <w:tcPr>
            <w:tcW w:w="3192" w:type="dxa"/>
            <w:tcBorders>
              <w:top w:val="nil"/>
              <w:left w:val="nil"/>
              <w:bottom w:val="nil"/>
              <w:right w:val="nil"/>
            </w:tcBorders>
          </w:tcPr>
          <w:p w14:paraId="232CF227" w14:textId="77777777" w:rsidR="00BB3697" w:rsidRDefault="00BB3697" w:rsidP="00E96FE7">
            <w:pPr>
              <w:pStyle w:val="img"/>
              <w:ind w:left="0"/>
              <w:rPr>
                <w:ins w:id="296" w:author="LARA LONGHI" w:date="2024-08-02T12:39:00Z" w16du:dateUtc="2024-08-02T10:39:00Z"/>
              </w:rPr>
            </w:pPr>
            <w:ins w:id="297" w:author="LARA LONGHI" w:date="2024-08-02T12:39:00Z" w16du:dateUtc="2024-08-02T10:39:00Z">
              <w:r>
                <w:t>Immagine 11: ProfilePage</w:t>
              </w:r>
            </w:ins>
          </w:p>
          <w:p w14:paraId="0E5275CC" w14:textId="77777777" w:rsidR="00BB3697" w:rsidRDefault="00BB3697" w:rsidP="00E96FE7">
            <w:pPr>
              <w:pStyle w:val="Ttesto"/>
              <w:ind w:left="0"/>
              <w:rPr>
                <w:ins w:id="298" w:author="LARA LONGHI" w:date="2024-08-02T12:39:00Z" w16du:dateUtc="2024-08-02T10:39:00Z"/>
              </w:rPr>
            </w:pPr>
            <w:ins w:id="299" w:author="LARA LONGHI" w:date="2024-08-02T12:39:00Z" w16du:dateUtc="2024-08-02T10:39:00Z">
              <w:r>
                <w:rPr>
                  <w:noProof/>
                </w:rPr>
                <w:drawing>
                  <wp:inline distT="0" distB="0" distL="0" distR="0" wp14:anchorId="0B5D6C25" wp14:editId="58E426D3">
                    <wp:extent cx="1620000" cy="2880000"/>
                    <wp:effectExtent l="0" t="0" r="0" b="0"/>
                    <wp:docPr id="10956187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8735" name="Immagin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0C7DCC5C" w14:textId="77777777" w:rsidR="00BB3697" w:rsidRDefault="00BB3697" w:rsidP="00E96FE7">
            <w:pPr>
              <w:pStyle w:val="Fonte"/>
              <w:ind w:left="0"/>
            </w:pPr>
            <w:ins w:id="300" w:author="LARA LONGHI" w:date="2024-08-02T12:39:00Z" w16du:dateUtc="2024-08-02T10:39:00Z">
              <w:r>
                <w:t>Fonte: MindEase</w:t>
              </w:r>
            </w:ins>
          </w:p>
        </w:tc>
        <w:tc>
          <w:tcPr>
            <w:tcW w:w="3544" w:type="dxa"/>
            <w:tcBorders>
              <w:top w:val="nil"/>
              <w:left w:val="nil"/>
              <w:bottom w:val="nil"/>
              <w:right w:val="nil"/>
            </w:tcBorders>
          </w:tcPr>
          <w:p w14:paraId="51159035" w14:textId="77777777" w:rsidR="00BB3697" w:rsidRDefault="00BB3697" w:rsidP="00E96FE7">
            <w:pPr>
              <w:pStyle w:val="img"/>
            </w:pPr>
            <w:ins w:id="301" w:author="LARA LONGHI" w:date="2024-08-02T12:39:00Z" w16du:dateUtc="2024-08-02T10:39:00Z">
              <w:r>
                <w:rPr>
                  <w:noProof/>
                </w:rPr>
                <w:t>Immagine 12:</w:t>
              </w:r>
              <w:r>
                <w:t xml:space="preserve"> Calendar</w:t>
              </w:r>
              <w:r w:rsidRPr="00591BA6">
                <w:t>Page</w:t>
              </w:r>
              <w:r>
                <w:rPr>
                  <w:noProof/>
                </w:rPr>
                <w:br/>
              </w:r>
              <w:r>
                <w:rPr>
                  <w:noProof/>
                </w:rPr>
                <w:drawing>
                  <wp:inline distT="0" distB="0" distL="0" distR="0" wp14:anchorId="225915AB" wp14:editId="43336E1B">
                    <wp:extent cx="1620000" cy="2880000"/>
                    <wp:effectExtent l="0" t="0" r="0" b="0"/>
                    <wp:docPr id="23181724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7240"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3480F36D" w14:textId="3467E594" w:rsidR="00967F32" w:rsidRDefault="00967F32" w:rsidP="00967F32">
      <w:pPr>
        <w:pStyle w:val="Ttesto"/>
        <w:ind w:left="1056"/>
      </w:pPr>
      <w:r w:rsidRPr="00967F32">
        <w:t>Tutte queste informazioni vengono prelevate da un data</w:t>
      </w:r>
      <w:r w:rsidR="004B4E90">
        <w:t>set</w:t>
      </w:r>
      <w:r w:rsidRPr="00967F32">
        <w:t xml:space="preserve">, denominato </w:t>
      </w:r>
      <w:r w:rsidRPr="00E71DC5">
        <w:t>Calendar_Emotions_DB</w:t>
      </w:r>
      <w:r w:rsidRPr="00967F32">
        <w:t>, tramite un'API specifica. Questa integrazione permette di aggiornare in tempo reale il profilo dell'utente con le emozioni e i sintomi registrati, offrendo una visione completa e aggiornata dello stato emotivo dell'utente.</w:t>
      </w:r>
    </w:p>
    <w:p w14:paraId="59121823" w14:textId="757BCD13" w:rsidR="002F4033" w:rsidRDefault="00F509FA" w:rsidP="005B383C">
      <w:pPr>
        <w:pStyle w:val="Tsottopara"/>
      </w:pPr>
      <w:bookmarkStart w:id="302" w:name="_Toc175647199"/>
      <w:r>
        <w:t>SettingPage</w:t>
      </w:r>
      <w:bookmarkEnd w:id="302"/>
    </w:p>
    <w:p w14:paraId="3C243C0A" w14:textId="77777777" w:rsidR="007E5753" w:rsidRPr="007E5753" w:rsidRDefault="007E5753" w:rsidP="007E5753">
      <w:pPr>
        <w:pStyle w:val="Ttesto"/>
        <w:ind w:left="1056"/>
      </w:pPr>
      <w:r w:rsidRPr="007E5753">
        <w:t xml:space="preserve">La </w:t>
      </w:r>
      <w:r w:rsidRPr="007E5753">
        <w:rPr>
          <w:rStyle w:val="Enfasigrassetto"/>
          <w:b w:val="0"/>
          <w:bCs w:val="0"/>
        </w:rPr>
        <w:t>SettingPage</w:t>
      </w:r>
      <w:r w:rsidRPr="007E5753">
        <w:t xml:space="preserve"> (vedi immagine 13) è accessibile tramite l'icona presente nella TopBar e offre all'utente diverse opzioni per personalizzare e gestire il proprio profilo. Le principali funzioni disponibili in questa pagina sono:</w:t>
      </w:r>
    </w:p>
    <w:p w14:paraId="55202984" w14:textId="69632B1C" w:rsidR="007E5753" w:rsidRPr="007E5753" w:rsidRDefault="007E5753" w:rsidP="007E5753">
      <w:pPr>
        <w:pStyle w:val="Ttesto"/>
        <w:numPr>
          <w:ilvl w:val="0"/>
          <w:numId w:val="34"/>
        </w:numPr>
      </w:pPr>
      <w:r w:rsidRPr="007E5753">
        <w:rPr>
          <w:rStyle w:val="Enfasigrassetto"/>
          <w:b w:val="0"/>
          <w:bCs w:val="0"/>
        </w:rPr>
        <w:t>Modifica del Nickname</w:t>
      </w:r>
      <w:r w:rsidRPr="007E5753">
        <w:t xml:space="preserve">: L'utente può modificare il proprio nickname. Il sistema verifica che il nuovo nickname sia univoco e, una volta confermata la modifica, aggiorna il nickname nel dataset degli </w:t>
      </w:r>
      <w:r w:rsidR="00050DA7" w:rsidRPr="00050DA7">
        <w:t>Utenti_registrati</w:t>
      </w:r>
      <w:r w:rsidR="00050DA7">
        <w:rPr>
          <w:b/>
          <w:bCs/>
        </w:rPr>
        <w:t xml:space="preserve"> </w:t>
      </w:r>
      <w:r w:rsidRPr="007E5753">
        <w:t xml:space="preserve">e nel database </w:t>
      </w:r>
      <w:r w:rsidR="00F15AAA" w:rsidRPr="007E5753">
        <w:rPr>
          <w:rStyle w:val="Enfasigrassetto"/>
          <w:b w:val="0"/>
          <w:bCs w:val="0"/>
        </w:rPr>
        <w:t>Calendar_Emotions_DB</w:t>
      </w:r>
      <w:r w:rsidRPr="007E5753">
        <w:t xml:space="preserve"> per mantenere la coerenza dei dati.</w:t>
      </w:r>
    </w:p>
    <w:p w14:paraId="4DE59DA5" w14:textId="2AF00673" w:rsidR="007E5753" w:rsidRPr="007E5753" w:rsidRDefault="007E5753" w:rsidP="007E5753">
      <w:pPr>
        <w:pStyle w:val="Ttesto"/>
        <w:numPr>
          <w:ilvl w:val="0"/>
          <w:numId w:val="34"/>
        </w:numPr>
      </w:pPr>
      <w:r w:rsidRPr="007E5753">
        <w:rPr>
          <w:rStyle w:val="Enfasigrassetto"/>
          <w:b w:val="0"/>
          <w:bCs w:val="0"/>
        </w:rPr>
        <w:t xml:space="preserve">Modifica della </w:t>
      </w:r>
      <w:ins w:id="303" w:author="Mauro Pelucchi" w:date="2024-08-02T06:58:00Z">
        <w:r w:rsidR="1D307901" w:rsidRPr="3615166F">
          <w:rPr>
            <w:rStyle w:val="Enfasigrassetto"/>
            <w:b w:val="0"/>
            <w:bCs w:val="0"/>
          </w:rPr>
          <w:t>p</w:t>
        </w:r>
      </w:ins>
      <w:del w:id="304" w:author="Mauro Pelucchi" w:date="2024-08-02T06:58:00Z">
        <w:r w:rsidRPr="007E5753">
          <w:rPr>
            <w:rStyle w:val="Enfasigrassetto"/>
            <w:b w:val="0"/>
            <w:bCs w:val="0"/>
          </w:rPr>
          <w:delText>P</w:delText>
        </w:r>
      </w:del>
      <w:r w:rsidRPr="007E5753">
        <w:rPr>
          <w:rStyle w:val="Enfasigrassetto"/>
          <w:b w:val="0"/>
          <w:bCs w:val="0"/>
        </w:rPr>
        <w:t>assword</w:t>
      </w:r>
      <w:r w:rsidRPr="007E5753">
        <w:t>: Gli utenti possono cambiare la propria password, garantendo la sicurezza del proprio account.</w:t>
      </w:r>
    </w:p>
    <w:p w14:paraId="7CDDA3F8" w14:textId="45125D70" w:rsidR="007E5753" w:rsidRPr="007E5753" w:rsidRDefault="007E5753" w:rsidP="007E5753">
      <w:pPr>
        <w:pStyle w:val="Ttesto"/>
        <w:numPr>
          <w:ilvl w:val="0"/>
          <w:numId w:val="34"/>
        </w:numPr>
      </w:pPr>
      <w:r w:rsidRPr="007E5753">
        <w:rPr>
          <w:rStyle w:val="Enfasigrassetto"/>
          <w:b w:val="0"/>
          <w:bCs w:val="0"/>
        </w:rPr>
        <w:t xml:space="preserve">Modifica della </w:t>
      </w:r>
      <w:ins w:id="305" w:author="Mauro Pelucchi" w:date="2024-08-02T06:58:00Z">
        <w:r w:rsidR="7B912E4A" w:rsidRPr="3615166F">
          <w:rPr>
            <w:rStyle w:val="Enfasigrassetto"/>
            <w:b w:val="0"/>
            <w:bCs w:val="0"/>
          </w:rPr>
          <w:t>f</w:t>
        </w:r>
      </w:ins>
      <w:del w:id="306" w:author="Mauro Pelucchi" w:date="2024-08-02T06:58:00Z">
        <w:r w:rsidRPr="007E5753">
          <w:rPr>
            <w:rStyle w:val="Enfasigrassetto"/>
            <w:b w:val="0"/>
            <w:bCs w:val="0"/>
          </w:rPr>
          <w:delText>F</w:delText>
        </w:r>
      </w:del>
      <w:r w:rsidRPr="007E5753">
        <w:rPr>
          <w:rStyle w:val="Enfasigrassetto"/>
          <w:b w:val="0"/>
          <w:bCs w:val="0"/>
        </w:rPr>
        <w:t>oto del Profilo</w:t>
      </w:r>
      <w:r w:rsidR="00F15AAA">
        <w:rPr>
          <w:rStyle w:val="Enfasigrassetto"/>
          <w:b w:val="0"/>
          <w:bCs w:val="0"/>
        </w:rPr>
        <w:t xml:space="preserve"> (vedi immagine 14)</w:t>
      </w:r>
      <w:r w:rsidRPr="007E5753">
        <w:t xml:space="preserve">: L'utente può selezionare una nuova immagine del profilo scegliendo tra le immagini </w:t>
      </w:r>
      <w:r w:rsidRPr="007E5753">
        <w:lastRenderedPageBreak/>
        <w:t>predefinite offerte dall'applicazione oppure caricando una foto dalla galleria personale.</w:t>
      </w:r>
    </w:p>
    <w:p w14:paraId="5DE869E9" w14:textId="21FD8A71" w:rsidR="007E5753" w:rsidRPr="007E5753" w:rsidRDefault="007E5753" w:rsidP="007E5753">
      <w:pPr>
        <w:pStyle w:val="Ttesto"/>
        <w:numPr>
          <w:ilvl w:val="0"/>
          <w:numId w:val="34"/>
        </w:numPr>
      </w:pPr>
      <w:r w:rsidRPr="007E5753">
        <w:rPr>
          <w:rStyle w:val="Enfasigrassetto"/>
          <w:b w:val="0"/>
          <w:bCs w:val="0"/>
        </w:rPr>
        <w:t>Modifica del Tema</w:t>
      </w:r>
      <w:r w:rsidRPr="007E5753">
        <w:t xml:space="preserve">: Gli utenti possono cambiare il tema </w:t>
      </w:r>
      <w:r>
        <w:t>della SupportoPage</w:t>
      </w:r>
      <w:r w:rsidRPr="007E5753">
        <w:t>, come descritto nel capitolo 5.3.9, per personalizzare l'interfaccia secondo le proprie preferenze.</w:t>
      </w:r>
    </w:p>
    <w:p w14:paraId="3834038F" w14:textId="419BE6C5" w:rsidR="007E5753" w:rsidRPr="007E5753" w:rsidRDefault="007E5753" w:rsidP="007E5753">
      <w:pPr>
        <w:pStyle w:val="Ttesto"/>
        <w:numPr>
          <w:ilvl w:val="0"/>
          <w:numId w:val="34"/>
        </w:numPr>
      </w:pPr>
      <w:r w:rsidRPr="007E5753">
        <w:rPr>
          <w:rStyle w:val="Enfasigrassetto"/>
          <w:b w:val="0"/>
          <w:bCs w:val="0"/>
        </w:rPr>
        <w:t>Condivisione dei Dati con il Terapeuta</w:t>
      </w:r>
      <w:r w:rsidRPr="007E5753">
        <w:t xml:space="preserve">: In base a un'indagine, il 76,7% degli utenti intervistati ha espresso il desiderio di condividere i propri dati con il proprio terapeuta. Questa funzione permette di inviare una e-mail con tutti i dati registrati a proprio nome nel database </w:t>
      </w:r>
      <w:r w:rsidRPr="007E5753">
        <w:rPr>
          <w:rStyle w:val="Enfasigrassetto"/>
          <w:b w:val="0"/>
          <w:bCs w:val="0"/>
        </w:rPr>
        <w:t>Calendar_Emotions_DB</w:t>
      </w:r>
      <w:r w:rsidRPr="007E5753">
        <w:t>, fornendo al terapeuta informazioni dettagliate sulle emozioni, cause e sintomi dell'utente.</w:t>
      </w:r>
    </w:p>
    <w:p w14:paraId="5C5C6985" w14:textId="4E170B20" w:rsidR="003B5B8B" w:rsidRDefault="007E5753" w:rsidP="00B27C91">
      <w:pPr>
        <w:pStyle w:val="Ttesto"/>
        <w:numPr>
          <w:ilvl w:val="0"/>
          <w:numId w:val="34"/>
        </w:numPr>
      </w:pPr>
      <w:r w:rsidRPr="007E5753">
        <w:rPr>
          <w:rStyle w:val="Enfasigrassetto"/>
          <w:b w:val="0"/>
          <w:bCs w:val="0"/>
        </w:rPr>
        <w:t>Sezione "About Us"</w:t>
      </w:r>
      <w:r w:rsidRPr="007E5753">
        <w:t>: Questa sezione offre informazioni generali sullo scopo e la missione dell'applicazione.</w:t>
      </w:r>
    </w:p>
    <w:p w14:paraId="797AE3BC" w14:textId="365F9EE4" w:rsidR="001C20B1" w:rsidRPr="00D10A10" w:rsidRDefault="001C20B1" w:rsidP="00B27C91">
      <w:pPr>
        <w:pStyle w:val="Ttesto"/>
        <w:numPr>
          <w:ilvl w:val="0"/>
          <w:numId w:val="34"/>
        </w:numPr>
      </w:pPr>
      <w:r>
        <w:t xml:space="preserve">Logout: Permette di tornare alla pagina di </w:t>
      </w:r>
      <w:proofErr w:type="spellStart"/>
      <w:r>
        <w:t>SignIn</w:t>
      </w:r>
      <w:proofErr w:type="spellEnd"/>
      <w:r>
        <w:t>.</w:t>
      </w:r>
    </w:p>
    <w:tbl>
      <w:tblPr>
        <w:tblStyle w:val="Grigliatabella"/>
        <w:tblW w:w="0" w:type="auto"/>
        <w:tblInd w:w="1056" w:type="dxa"/>
        <w:tblLayout w:type="fixed"/>
        <w:tblLook w:val="04A0" w:firstRow="1" w:lastRow="0" w:firstColumn="1" w:lastColumn="0" w:noHBand="0" w:noVBand="1"/>
      </w:tblPr>
      <w:tblGrid>
        <w:gridCol w:w="3192"/>
        <w:gridCol w:w="3544"/>
      </w:tblGrid>
      <w:tr w:rsidR="003B5B8B" w14:paraId="3E1D16AF" w14:textId="77777777" w:rsidTr="00F87009">
        <w:tc>
          <w:tcPr>
            <w:tcW w:w="3192" w:type="dxa"/>
            <w:tcBorders>
              <w:top w:val="nil"/>
              <w:left w:val="nil"/>
              <w:bottom w:val="nil"/>
              <w:right w:val="nil"/>
            </w:tcBorders>
          </w:tcPr>
          <w:p w14:paraId="2BDBCCB6" w14:textId="54CE17EC" w:rsidR="003B5B8B" w:rsidRDefault="003B5B8B" w:rsidP="00F87009">
            <w:pPr>
              <w:pStyle w:val="img"/>
              <w:ind w:left="0"/>
            </w:pPr>
            <w:r>
              <w:t xml:space="preserve">Immagine 13: </w:t>
            </w:r>
            <w:r w:rsidR="002146B5">
              <w:t>Setting</w:t>
            </w:r>
            <w:r>
              <w:t>Page</w:t>
            </w:r>
          </w:p>
          <w:p w14:paraId="2A493EA8" w14:textId="77777777" w:rsidR="003B5B8B" w:rsidRDefault="003B5B8B" w:rsidP="00F87009">
            <w:pPr>
              <w:pStyle w:val="Ttesto"/>
              <w:ind w:left="0"/>
            </w:pPr>
            <w:r>
              <w:rPr>
                <w:noProof/>
              </w:rPr>
              <w:drawing>
                <wp:inline distT="0" distB="0" distL="0" distR="0" wp14:anchorId="7CFC1DFF" wp14:editId="4EF8F4A7">
                  <wp:extent cx="1620000" cy="2880000"/>
                  <wp:effectExtent l="0" t="0" r="0" b="0"/>
                  <wp:docPr id="15263855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5535" name="Immagin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6F57305" w14:textId="77777777" w:rsidR="003B5B8B" w:rsidRDefault="003B5B8B" w:rsidP="00F87009">
            <w:pPr>
              <w:pStyle w:val="Fonte"/>
              <w:ind w:left="0"/>
            </w:pPr>
            <w:r>
              <w:t>Fonte: MindEase</w:t>
            </w:r>
          </w:p>
        </w:tc>
        <w:tc>
          <w:tcPr>
            <w:tcW w:w="3544" w:type="dxa"/>
            <w:tcBorders>
              <w:top w:val="nil"/>
              <w:left w:val="nil"/>
              <w:bottom w:val="nil"/>
              <w:right w:val="nil"/>
            </w:tcBorders>
          </w:tcPr>
          <w:p w14:paraId="214A654E" w14:textId="0EB2BF97" w:rsidR="003B5B8B" w:rsidRDefault="003B5B8B" w:rsidP="000B3155">
            <w:pPr>
              <w:pStyle w:val="img"/>
            </w:pPr>
            <w:r>
              <w:rPr>
                <w:noProof/>
              </w:rPr>
              <w:t>Immagine 14:</w:t>
            </w:r>
            <w:r>
              <w:t xml:space="preserve"> </w:t>
            </w:r>
            <w:r w:rsidR="000B3155" w:rsidRPr="000B3155">
              <w:t>ProfileImagePage</w:t>
            </w:r>
            <w:r>
              <w:rPr>
                <w:noProof/>
              </w:rPr>
              <w:br/>
            </w:r>
            <w:r>
              <w:rPr>
                <w:noProof/>
              </w:rPr>
              <w:drawing>
                <wp:inline distT="0" distB="0" distL="0" distR="0" wp14:anchorId="7EE4F8E1" wp14:editId="00C2DF30">
                  <wp:extent cx="1620000" cy="2880000"/>
                  <wp:effectExtent l="0" t="0" r="0" b="0"/>
                  <wp:docPr id="1089517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724" name="Immagine 1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B7EAB8D" w14:textId="31C60798" w:rsidR="00903BB0" w:rsidRPr="00903BB0" w:rsidRDefault="00C31792" w:rsidP="005B383C">
      <w:pPr>
        <w:pStyle w:val="Tsottopara"/>
      </w:pPr>
      <w:bookmarkStart w:id="307" w:name="_Toc175647200"/>
      <w:r>
        <w:t>Registrazione</w:t>
      </w:r>
      <w:r w:rsidR="00903BB0">
        <w:t>Page</w:t>
      </w:r>
      <w:r>
        <w:t xml:space="preserve"> e </w:t>
      </w:r>
      <w:r w:rsidR="00903BB0" w:rsidRPr="00903BB0">
        <w:t>SignInPage</w:t>
      </w:r>
      <w:bookmarkEnd w:id="307"/>
    </w:p>
    <w:p w14:paraId="23F67D41" w14:textId="77777777" w:rsidR="002739A6" w:rsidRPr="002739A6" w:rsidRDefault="002739A6" w:rsidP="002739A6">
      <w:pPr>
        <w:pStyle w:val="Ttesto"/>
        <w:ind w:left="1056"/>
      </w:pPr>
      <w:r w:rsidRPr="002739A6">
        <w:t>La gestione della registrazione dell'utente è stata progettata con un focus sulla semplicità e sulla praticità. Per garantire la sicurezza e la recuperabilità delle informazioni, l'unico dato personale richiesto è l'indirizzo e-mail. Questo permette di recuperare la password o altre informazioni in caso di necessità.</w:t>
      </w:r>
    </w:p>
    <w:p w14:paraId="422FE1F5" w14:textId="77777777" w:rsidR="002739A6" w:rsidRPr="002739A6" w:rsidRDefault="002739A6" w:rsidP="002739A6">
      <w:pPr>
        <w:pStyle w:val="Ttesto"/>
        <w:ind w:left="1056"/>
      </w:pPr>
      <w:r w:rsidRPr="002739A6">
        <w:lastRenderedPageBreak/>
        <w:t xml:space="preserve">Gli utenti possono scegliere un nickname e una password. Il nickname è una componente essenziale, poiché rappresenta l'utente in diverse parti dell'applicazione. Per garantire l'univocità del nickname, esso deve essere unico. Tutte queste informazioni vengono memorizzate nel dataset </w:t>
      </w:r>
      <w:r w:rsidRPr="002739A6">
        <w:rPr>
          <w:rStyle w:val="Enfasigrassetto"/>
          <w:b w:val="0"/>
          <w:bCs w:val="0"/>
        </w:rPr>
        <w:t>Utenti_registrati</w:t>
      </w:r>
      <w:r w:rsidRPr="002739A6">
        <w:t>.</w:t>
      </w:r>
    </w:p>
    <w:p w14:paraId="41FC4873" w14:textId="69DFBABF" w:rsidR="002739A6" w:rsidRPr="002739A6" w:rsidRDefault="002739A6" w:rsidP="002739A6">
      <w:pPr>
        <w:pStyle w:val="Ttesto"/>
        <w:ind w:left="1056"/>
      </w:pPr>
      <w:r w:rsidRPr="002739A6">
        <w:t>Per semplificare ulteriormente la registrazione, l'applicazione offre anche la possibilità di registrarsi tramite account Google. Questa integrazione utilizza Google Cloud e Firebase, fornendo un metodo rapido e sicuro per accedere all'app.</w:t>
      </w:r>
    </w:p>
    <w:p w14:paraId="06743275" w14:textId="4426DC93" w:rsidR="002739A6" w:rsidRDefault="002739A6" w:rsidP="002739A6">
      <w:pPr>
        <w:pStyle w:val="Ttesto"/>
        <w:ind w:left="1056"/>
      </w:pPr>
      <w:r w:rsidRPr="002739A6">
        <w:t>L'utente ha anche la possibilità di selezionare la checkbox "ricordati di me" per accelerare l'accesso futuro all'account, memorizzando le credenziali di accesso.</w:t>
      </w:r>
    </w:p>
    <w:tbl>
      <w:tblPr>
        <w:tblStyle w:val="Grigliatabella"/>
        <w:tblW w:w="0" w:type="auto"/>
        <w:tblInd w:w="1056" w:type="dxa"/>
        <w:tblLayout w:type="fixed"/>
        <w:tblLook w:val="04A0" w:firstRow="1" w:lastRow="0" w:firstColumn="1" w:lastColumn="0" w:noHBand="0" w:noVBand="1"/>
      </w:tblPr>
      <w:tblGrid>
        <w:gridCol w:w="2876"/>
        <w:gridCol w:w="4148"/>
      </w:tblGrid>
      <w:tr w:rsidR="0006231D" w14:paraId="39DE6E87" w14:textId="77777777" w:rsidTr="00E96FE7">
        <w:tc>
          <w:tcPr>
            <w:tcW w:w="2876" w:type="dxa"/>
            <w:tcBorders>
              <w:top w:val="nil"/>
              <w:left w:val="nil"/>
              <w:bottom w:val="nil"/>
              <w:right w:val="nil"/>
            </w:tcBorders>
          </w:tcPr>
          <w:p w14:paraId="189519D6" w14:textId="77777777" w:rsidR="0006231D" w:rsidRDefault="0006231D" w:rsidP="00E96FE7">
            <w:pPr>
              <w:pStyle w:val="img"/>
              <w:ind w:left="0"/>
            </w:pPr>
            <w:r>
              <w:t>Immagine 15: RegistrazionePage</w:t>
            </w:r>
          </w:p>
          <w:p w14:paraId="2B0CE5FC" w14:textId="77777777" w:rsidR="0006231D" w:rsidRDefault="0006231D" w:rsidP="00E96FE7">
            <w:pPr>
              <w:pStyle w:val="Ttesto"/>
              <w:ind w:left="0"/>
            </w:pPr>
            <w:r>
              <w:rPr>
                <w:noProof/>
              </w:rPr>
              <w:drawing>
                <wp:inline distT="0" distB="0" distL="0" distR="0" wp14:anchorId="2543135A" wp14:editId="03B8841F">
                  <wp:extent cx="1620000" cy="2880000"/>
                  <wp:effectExtent l="0" t="0" r="0" b="0"/>
                  <wp:docPr id="1592562576" name="Immagine 18" descr="Immagine che contiene testo, schermata, Sistema operativ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2576" name="Immagine 18" descr="Immagine che contiene testo, schermata, Sistema operativo, Carattere&#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28DFB3B7" w14:textId="77777777" w:rsidR="0006231D" w:rsidRDefault="0006231D" w:rsidP="00E96FE7">
            <w:pPr>
              <w:pStyle w:val="Fonte"/>
              <w:ind w:left="0"/>
            </w:pPr>
            <w:r>
              <w:t>Fonte: MindEase</w:t>
            </w:r>
          </w:p>
        </w:tc>
        <w:tc>
          <w:tcPr>
            <w:tcW w:w="4148" w:type="dxa"/>
            <w:tcBorders>
              <w:top w:val="nil"/>
              <w:left w:val="nil"/>
              <w:bottom w:val="nil"/>
              <w:right w:val="nil"/>
            </w:tcBorders>
          </w:tcPr>
          <w:p w14:paraId="28FE2BAE" w14:textId="77777777" w:rsidR="0006231D" w:rsidRDefault="0006231D" w:rsidP="00E96FE7">
            <w:pPr>
              <w:pStyle w:val="img"/>
            </w:pPr>
            <w:r>
              <w:rPr>
                <w:noProof/>
              </w:rPr>
              <w:t>Immagine 16:</w:t>
            </w:r>
            <w:r>
              <w:t xml:space="preserve"> SignIn</w:t>
            </w:r>
            <w:r w:rsidRPr="000B3155">
              <w:t>Page</w:t>
            </w:r>
            <w:r>
              <w:rPr>
                <w:noProof/>
              </w:rPr>
              <w:br/>
            </w:r>
            <w:r>
              <w:rPr>
                <w:noProof/>
              </w:rPr>
              <w:drawing>
                <wp:inline distT="0" distB="0" distL="0" distR="0" wp14:anchorId="4C33AFF7" wp14:editId="5AC96B1F">
                  <wp:extent cx="1620000" cy="2880000"/>
                  <wp:effectExtent l="0" t="0" r="0" b="0"/>
                  <wp:docPr id="629820321" name="Immagine 19" descr="Immagine che contiene testo, elettronica, schermata,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0321" name="Immagine 19" descr="Immagine che contiene testo, elettronica, schermata, Sistema operativ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60DCC05C" w14:textId="39905992" w:rsidR="00DC1F42" w:rsidRDefault="002739A6" w:rsidP="00F40C37">
      <w:pPr>
        <w:pStyle w:val="Ttesto"/>
        <w:ind w:left="1056"/>
        <w:rPr>
          <w:ins w:id="308" w:author="LARA LONGHI" w:date="2024-08-07T10:42:00Z" w16du:dateUtc="2024-08-07T08:42:00Z"/>
        </w:rPr>
        <w:sectPr w:rsidR="00DC1F42" w:rsidSect="00AF406B">
          <w:pgSz w:w="11906" w:h="16838" w:code="9"/>
          <w:pgMar w:top="1701" w:right="1701" w:bottom="1701" w:left="1701" w:header="709" w:footer="709" w:gutter="0"/>
          <w:cols w:space="708"/>
          <w:docGrid w:linePitch="360"/>
        </w:sectPr>
      </w:pPr>
      <w:r w:rsidRPr="002739A6">
        <w:t xml:space="preserve">Nonostante questa gestione dei dati sia funzionale, non garantisce completamente la sicurezza e la privacy degli utenti. Per migliorare questi aspetti, è previsto l'utilizzo di servizi esterni di gestione degli account in implementazioni future. Alcuni dei servizi considerati includono </w:t>
      </w:r>
      <w:r w:rsidRPr="002739A6">
        <w:rPr>
          <w:rStyle w:val="Enfasigrassetto"/>
          <w:b w:val="0"/>
          <w:bCs w:val="0"/>
        </w:rPr>
        <w:t>Auth0</w:t>
      </w:r>
      <w:r w:rsidR="0090308D">
        <w:rPr>
          <w:rStyle w:val="Rimandonotaapidipagina"/>
          <w:b/>
          <w:bCs/>
        </w:rPr>
        <w:footnoteReference w:id="4"/>
      </w:r>
      <w:r w:rsidRPr="002739A6">
        <w:rPr>
          <w:b/>
          <w:bCs/>
        </w:rPr>
        <w:t xml:space="preserve">, </w:t>
      </w:r>
      <w:r w:rsidRPr="002739A6">
        <w:rPr>
          <w:rStyle w:val="Enfasigrassetto"/>
          <w:b w:val="0"/>
          <w:bCs w:val="0"/>
        </w:rPr>
        <w:lastRenderedPageBreak/>
        <w:t>AWS Cognito</w:t>
      </w:r>
      <w:r w:rsidR="009D1E3A">
        <w:rPr>
          <w:rStyle w:val="Rimandonotaapidipagina"/>
          <w:b/>
          <w:bCs/>
        </w:rPr>
        <w:footnoteReference w:id="5"/>
      </w:r>
      <w:r w:rsidRPr="002739A6">
        <w:rPr>
          <w:b/>
          <w:bCs/>
        </w:rPr>
        <w:t xml:space="preserve"> </w:t>
      </w:r>
      <w:r w:rsidRPr="002739A6">
        <w:t>e</w:t>
      </w:r>
      <w:r w:rsidRPr="002739A6">
        <w:rPr>
          <w:b/>
          <w:bCs/>
        </w:rPr>
        <w:t xml:space="preserve"> </w:t>
      </w:r>
      <w:r w:rsidRPr="002739A6">
        <w:rPr>
          <w:rStyle w:val="Enfasigrassetto"/>
          <w:b w:val="0"/>
          <w:bCs w:val="0"/>
        </w:rPr>
        <w:t>Okta</w:t>
      </w:r>
      <w:r w:rsidR="00EE562B">
        <w:rPr>
          <w:rStyle w:val="Rimandonotaapidipagina"/>
        </w:rPr>
        <w:footnoteReference w:id="6"/>
      </w:r>
      <w:r w:rsidRPr="002739A6">
        <w:t>, che offrono soluzioni avanzate per la gestione sicura degli account e la protezione dei dati degli utent</w:t>
      </w:r>
      <w:r w:rsidR="00F65463">
        <w:t>i.</w:t>
      </w:r>
    </w:p>
    <w:p w14:paraId="7FC1EAC2" w14:textId="777E08B8" w:rsidR="00DC1F42" w:rsidDel="00DC1F42" w:rsidRDefault="00DC1F42" w:rsidP="00F65463">
      <w:pPr>
        <w:pStyle w:val="Ttesto"/>
        <w:rPr>
          <w:del w:id="309" w:author="LARA LONGHI" w:date="2024-08-07T10:42:00Z" w16du:dateUtc="2024-08-07T08:42:00Z"/>
        </w:rPr>
      </w:pPr>
    </w:p>
    <w:p w14:paraId="75819264" w14:textId="3070ABCF" w:rsidR="00975CA7" w:rsidRDefault="00471A7A" w:rsidP="00F65463">
      <w:pPr>
        <w:pStyle w:val="TitoloT"/>
        <w:numPr>
          <w:ilvl w:val="0"/>
          <w:numId w:val="0"/>
        </w:numPr>
        <w:ind w:left="360"/>
      </w:pPr>
      <w:bookmarkStart w:id="310" w:name="_Toc175647201"/>
      <w:commentRangeStart w:id="311"/>
      <w:r>
        <w:t>Conclusioni</w:t>
      </w:r>
      <w:commentRangeEnd w:id="311"/>
      <w:r>
        <w:commentReference w:id="311"/>
      </w:r>
      <w:bookmarkEnd w:id="310"/>
    </w:p>
    <w:p w14:paraId="7C63FA41" w14:textId="0AA7E8F1" w:rsidR="001B33E9" w:rsidRDefault="001B33E9" w:rsidP="001B33E9">
      <w:pPr>
        <w:pStyle w:val="Ttesto"/>
      </w:pPr>
      <w:r>
        <w:t xml:space="preserve">Il tema </w:t>
      </w:r>
      <w:r w:rsidR="004E265F">
        <w:t>di questa</w:t>
      </w:r>
      <w:r>
        <w:t xml:space="preserve"> tesi era incentrato sulla creazione di un'applicazione volta a favorire il benessere mentale, un'esigenza sempre più sentita in un periodo in cui molte persone necessitano di supporto psicologico. L'idea di sviluppare </w:t>
      </w:r>
      <w:r w:rsidR="004E265F">
        <w:t>una app</w:t>
      </w:r>
      <w:r>
        <w:t xml:space="preserve"> per la gestione dell'ansia è nata da una personale esperienza: chi ha concepito questo progetto ha sofferto di ansia, in particolare durante gli esami, e ha quindi intuito l'importanza di avere a disposizione strumenti efficaci e accessibili per affrontare questa problematica.</w:t>
      </w:r>
    </w:p>
    <w:p w14:paraId="4FD39606" w14:textId="1948564B" w:rsidR="001B33E9" w:rsidRDefault="001B33E9" w:rsidP="001B33E9">
      <w:pPr>
        <w:pStyle w:val="Ttesto"/>
      </w:pPr>
      <w:r>
        <w:t xml:space="preserve">Durante la fase di analisi </w:t>
      </w:r>
      <w:r w:rsidR="00B9452A">
        <w:t>dello stato dell’arte e del mercato</w:t>
      </w:r>
      <w:r>
        <w:t>, ho notato che molte delle applicazioni esistenti, pur essendo ben strutturate e attraenti, offrivano gratuitamente solo una minima parte delle loro funzionalità, riservando la maggior parte dei servizi alle versioni a pagamento. Questo modello limitava l'accessibilità e poteva causare ulteriore stress agli utenti che non potevano permettersi di investire in costosi abbonamenti.</w:t>
      </w:r>
    </w:p>
    <w:p w14:paraId="46F23169" w14:textId="77777777" w:rsidR="001B33E9" w:rsidRDefault="001B33E9" w:rsidP="001B33E9">
      <w:pPr>
        <w:pStyle w:val="Ttesto"/>
      </w:pPr>
      <w:r>
        <w:t>Pertanto, l'obiettivo principale di MindEase è stato quello di offrire gratuitamente i principali servizi per la gestione dell'ansia, presenti nelle altre applicazioni sul mercato. Questo approccio permette agli utenti di usufruire di strumenti efficaci senza doversi preoccupare di costi aggiuntivi, favorendo così un reale miglioramento del benessere mentale senza limitazioni nell'utilizzo dell'app.</w:t>
      </w:r>
    </w:p>
    <w:p w14:paraId="43AF2A3B" w14:textId="2AC50D00" w:rsidR="001B33E9" w:rsidRDefault="001B33E9" w:rsidP="001B33E9">
      <w:pPr>
        <w:pStyle w:val="Ttesto"/>
      </w:pPr>
      <w:r>
        <w:t xml:space="preserve">La fase di ricerca di mercato è stata cruciale per MindEase. Grazie a un'attenta analisi delle esigenze e delle richieste degli utenti, </w:t>
      </w:r>
      <w:r w:rsidR="00E54EBC">
        <w:t>sono</w:t>
      </w:r>
      <w:r>
        <w:t xml:space="preserve"> riuscit</w:t>
      </w:r>
      <w:r w:rsidR="00E54EBC">
        <w:t>a</w:t>
      </w:r>
      <w:r>
        <w:t xml:space="preserve"> a creare </w:t>
      </w:r>
      <w:r w:rsidR="004E265F">
        <w:t>una app</w:t>
      </w:r>
      <w:r>
        <w:t xml:space="preserve"> che risponde effettivamente ai bisogni delle persone. Le funzionalità implementate sono state selezionate sulla base delle preferenze espresse dagli utenti, rendendo MindEase una soluzione realmente utile e orientata al cliente.</w:t>
      </w:r>
    </w:p>
    <w:p w14:paraId="43E0C5F2" w14:textId="77777777" w:rsidR="007D667B" w:rsidRPr="00034E88" w:rsidRDefault="007D667B" w:rsidP="007D667B">
      <w:pPr>
        <w:pStyle w:val="Ttesto"/>
      </w:pPr>
      <w:r w:rsidRPr="00034E88">
        <w:t>L'applicazione MindEase ha raggiunto tutti gli obiettivi iniziali, implementando le funzionalità identificate come indispensabili (</w:t>
      </w:r>
      <w:r w:rsidRPr="00034E88">
        <w:rPr>
          <w:i/>
          <w:iCs/>
        </w:rPr>
        <w:t>Must</w:t>
      </w:r>
      <w:r w:rsidRPr="00034E88">
        <w:t xml:space="preserve"> have) e desiderabili (</w:t>
      </w:r>
      <w:r w:rsidRPr="00034E88">
        <w:rPr>
          <w:i/>
          <w:iCs/>
        </w:rPr>
        <w:t>Should</w:t>
      </w:r>
      <w:r w:rsidRPr="00034E88">
        <w:t xml:space="preserve"> have) secondo il metodo MoSCoW. Ora, </w:t>
      </w:r>
      <w:r>
        <w:t>l’</w:t>
      </w:r>
      <w:r w:rsidRPr="00034E88">
        <w:t>impegno si concentra sui prossimi step e sulle possibili evoluzioni future per rendere l'app ancora più completa e utile per gli utenti.</w:t>
      </w:r>
    </w:p>
    <w:p w14:paraId="2116A803" w14:textId="60D27644" w:rsidR="007D667B" w:rsidRPr="00034E88" w:rsidRDefault="007D667B" w:rsidP="007D667B">
      <w:pPr>
        <w:pStyle w:val="Ttesto"/>
      </w:pPr>
      <w:commentRangeStart w:id="312"/>
      <w:r>
        <w:t xml:space="preserve">Il prossimo passo sarà l'integrazione delle funzionalità identificate come </w:t>
      </w:r>
      <w:r w:rsidRPr="5EB1AAC7">
        <w:rPr>
          <w:i/>
          <w:iCs/>
        </w:rPr>
        <w:t>Could</w:t>
      </w:r>
      <w:r>
        <w:t xml:space="preserve"> have (vedi Capitolo 3.4), ovvero quelle caratteristiche aggiuntive che, pur non essendo essenziali, possono migliorare notevolmente l'esperienza dell'utente. </w:t>
      </w:r>
      <w:commentRangeEnd w:id="312"/>
      <w:r>
        <w:commentReference w:id="312"/>
      </w:r>
      <w:r w:rsidR="00AA7255" w:rsidRPr="00AA7255">
        <w:rPr>
          <w:rFonts w:ascii="Calibri" w:eastAsia="Calibri" w:hAnsi="Calibri"/>
          <w:sz w:val="22"/>
          <w:szCs w:val="22"/>
          <w:lang w:eastAsia="en-US"/>
        </w:rPr>
        <w:t xml:space="preserve"> </w:t>
      </w:r>
      <w:r w:rsidR="00AA7255">
        <w:t>Dando</w:t>
      </w:r>
      <w:r w:rsidR="00AA7255" w:rsidRPr="00AA7255">
        <w:t xml:space="preserve"> priorità </w:t>
      </w:r>
      <w:r w:rsidR="00AA7255" w:rsidRPr="00AA7255">
        <w:lastRenderedPageBreak/>
        <w:t>alla fruizione degli esercizi di yoga e alla creazione di un diario in cui l'utente potrà scrivere liberamente ciò che desidera.</w:t>
      </w:r>
    </w:p>
    <w:p w14:paraId="7D383F6C" w14:textId="3BBC05B5" w:rsidR="007D667B" w:rsidRPr="00034E88" w:rsidRDefault="0088632E" w:rsidP="007D667B">
      <w:pPr>
        <w:pStyle w:val="Ttesto"/>
      </w:pPr>
      <w:r>
        <w:t>Successivamente</w:t>
      </w:r>
      <w:r w:rsidR="007D667B" w:rsidRPr="00787507">
        <w:t xml:space="preserve">, </w:t>
      </w:r>
      <w:r w:rsidR="00A834AA">
        <w:t xml:space="preserve">verranno </w:t>
      </w:r>
      <w:r w:rsidR="007D667B" w:rsidRPr="00787507">
        <w:t>migliora</w:t>
      </w:r>
      <w:r w:rsidR="00A834AA">
        <w:t>t</w:t>
      </w:r>
      <w:r w:rsidR="007D667B" w:rsidRPr="00787507">
        <w:t>e alcune logiche non ottimali presenti nella versione attuale del codice. In particolare, verrà implementato il login tramite servizi esterni</w:t>
      </w:r>
      <w:r w:rsidR="00AA31C3">
        <w:t>,</w:t>
      </w:r>
      <w:r w:rsidR="007D667B" w:rsidRPr="00787507">
        <w:t xml:space="preserve"> per semplificare l'accesso all'app e aumentarne la sicurezza</w:t>
      </w:r>
      <w:r w:rsidR="00AA31C3">
        <w:t>, e</w:t>
      </w:r>
      <w:r w:rsidR="007D667B" w:rsidRPr="00787507">
        <w:t xml:space="preserve"> nella pagina di supporto, verrà integrata un'intelligenza artificiale per rendere la chat più efficiente e ottimale, fornendo risposte rapide e personalizzate alle esigenze degli utenti.</w:t>
      </w:r>
    </w:p>
    <w:p w14:paraId="71E6053F" w14:textId="77777777" w:rsidR="007D667B" w:rsidRDefault="007D667B" w:rsidP="007D667B">
      <w:pPr>
        <w:pStyle w:val="Ttesto"/>
      </w:pPr>
      <w:r w:rsidRPr="00034E88">
        <w:t xml:space="preserve">Infine, in versioni successive, </w:t>
      </w:r>
      <w:r>
        <w:t>si prenderà</w:t>
      </w:r>
      <w:r w:rsidRPr="00034E88">
        <w:t xml:space="preserve"> in considerazione l'implementazione delle funzionalità inizialmente classificate come </w:t>
      </w:r>
      <w:r w:rsidRPr="00787507">
        <w:rPr>
          <w:i/>
          <w:iCs/>
        </w:rPr>
        <w:t>Won’t</w:t>
      </w:r>
      <w:r w:rsidRPr="00034E88">
        <w:t xml:space="preserve"> have. Sebbene queste non fossero prioritarie, il feedback degli utenti e l'evoluzione delle loro esigenze potrebbero far emergere la necessità di includerle. </w:t>
      </w:r>
    </w:p>
    <w:p w14:paraId="72DAC980" w14:textId="77777777" w:rsidR="00F457B1" w:rsidRDefault="00F457B1" w:rsidP="00F457B1">
      <w:pPr>
        <w:pStyle w:val="Ttesto"/>
      </w:pPr>
      <w:r>
        <w:t xml:space="preserve">L'applicazione è attualmente in fase di testing, un passaggio fondamentale per la sua eventuale pubblicazione su Play Store. Per raggiungere questo obiettivo, è necessario che l'app venga testata da 20 utenti per un periodo di 14 giorni consecutivi. </w:t>
      </w:r>
    </w:p>
    <w:p w14:paraId="6826E15D" w14:textId="77777777" w:rsidR="00F457B1" w:rsidRDefault="00F457B1" w:rsidP="00F457B1">
      <w:pPr>
        <w:pStyle w:val="Ttesto"/>
      </w:pPr>
      <w:r>
        <w:t>I primi tester hanno già fornito riscontri positivi, elogiando l'app con commenti come: “L'app è originale e ben realizzata, con una grafica piacevole e intuitiva” e “Ottima app per monitorare gli stati d'animo e rilassarsi”.</w:t>
      </w:r>
    </w:p>
    <w:p w14:paraId="0FFD2421" w14:textId="6CED56C6" w:rsidR="009B7564" w:rsidRDefault="00F457B1" w:rsidP="00F457B1">
      <w:pPr>
        <w:pStyle w:val="Ttesto"/>
        <w:rPr>
          <w:ins w:id="313" w:author="LARA LONGHI" w:date="2024-08-02T10:03:00Z" w16du:dateUtc="2024-08-02T08:03:00Z"/>
        </w:rPr>
      </w:pPr>
      <w:r>
        <w:t>I prossimi step per MindEase sono orientati a rendere l'applicazione sempre più completa e focalizzata sul benessere dell'utente. Ogni fase di sviluppo sarà guidata dai feedback degli utenti, garantendo che MindEase continui a evolversi in modo significativo e utile.</w:t>
      </w:r>
    </w:p>
    <w:p w14:paraId="3278F7DE" w14:textId="1E3E9843" w:rsidR="00E25242" w:rsidRDefault="00E25242" w:rsidP="006945D5">
      <w:pPr>
        <w:spacing w:after="0" w:line="240" w:lineRule="auto"/>
      </w:pPr>
    </w:p>
    <w:p w14:paraId="32B7239F" w14:textId="77777777" w:rsidR="006945D5" w:rsidRDefault="006945D5" w:rsidP="006945D5">
      <w:pPr>
        <w:spacing w:after="0" w:line="240" w:lineRule="auto"/>
      </w:pPr>
    </w:p>
    <w:p w14:paraId="0A733464" w14:textId="77777777" w:rsidR="006945D5" w:rsidRDefault="006945D5" w:rsidP="006945D5">
      <w:pPr>
        <w:spacing w:after="0" w:line="240" w:lineRule="auto"/>
      </w:pPr>
    </w:p>
    <w:p w14:paraId="1F56A8A3" w14:textId="77777777" w:rsidR="006945D5" w:rsidRDefault="006945D5" w:rsidP="006945D5">
      <w:pPr>
        <w:spacing w:after="0" w:line="240" w:lineRule="auto"/>
      </w:pPr>
    </w:p>
    <w:p w14:paraId="6B1C2171" w14:textId="77777777" w:rsidR="006945D5" w:rsidRDefault="006945D5" w:rsidP="006945D5">
      <w:pPr>
        <w:spacing w:after="0" w:line="240" w:lineRule="auto"/>
      </w:pPr>
    </w:p>
    <w:p w14:paraId="5FC70F42" w14:textId="77777777" w:rsidR="006945D5" w:rsidRDefault="006945D5" w:rsidP="006945D5">
      <w:pPr>
        <w:spacing w:after="0" w:line="240" w:lineRule="auto"/>
      </w:pPr>
    </w:p>
    <w:p w14:paraId="2D78AC7C" w14:textId="77777777" w:rsidR="006945D5" w:rsidRDefault="006945D5" w:rsidP="006945D5">
      <w:pPr>
        <w:spacing w:after="0" w:line="240" w:lineRule="auto"/>
      </w:pPr>
    </w:p>
    <w:p w14:paraId="3F2192B5" w14:textId="77777777" w:rsidR="006945D5" w:rsidRDefault="006945D5" w:rsidP="006945D5">
      <w:pPr>
        <w:spacing w:after="0" w:line="240" w:lineRule="auto"/>
      </w:pPr>
    </w:p>
    <w:p w14:paraId="2CC2528D" w14:textId="77777777" w:rsidR="006945D5" w:rsidRDefault="006945D5" w:rsidP="006945D5">
      <w:pPr>
        <w:spacing w:after="0" w:line="240" w:lineRule="auto"/>
      </w:pPr>
    </w:p>
    <w:p w14:paraId="497E173A" w14:textId="77777777" w:rsidR="006945D5" w:rsidRDefault="006945D5" w:rsidP="006945D5">
      <w:pPr>
        <w:spacing w:after="0" w:line="240" w:lineRule="auto"/>
      </w:pPr>
    </w:p>
    <w:p w14:paraId="19D2DDCD" w14:textId="77777777" w:rsidR="006945D5" w:rsidRDefault="006945D5" w:rsidP="006945D5">
      <w:pPr>
        <w:spacing w:after="0" w:line="240" w:lineRule="auto"/>
      </w:pPr>
    </w:p>
    <w:p w14:paraId="4321597C" w14:textId="77777777" w:rsidR="006945D5" w:rsidRDefault="006945D5" w:rsidP="006945D5">
      <w:pPr>
        <w:spacing w:after="0" w:line="240" w:lineRule="auto"/>
      </w:pPr>
    </w:p>
    <w:p w14:paraId="589E467C" w14:textId="77777777" w:rsidR="006945D5" w:rsidRDefault="006945D5" w:rsidP="006945D5">
      <w:pPr>
        <w:spacing w:after="0" w:line="240" w:lineRule="auto"/>
      </w:pPr>
    </w:p>
    <w:p w14:paraId="4825BF08" w14:textId="77777777" w:rsidR="006945D5" w:rsidRDefault="006945D5" w:rsidP="006945D5">
      <w:pPr>
        <w:spacing w:after="0" w:line="240" w:lineRule="auto"/>
      </w:pPr>
    </w:p>
    <w:p w14:paraId="0C0D68E7" w14:textId="77777777" w:rsidR="006945D5" w:rsidRDefault="006945D5" w:rsidP="006945D5">
      <w:pPr>
        <w:spacing w:after="0" w:line="240" w:lineRule="auto"/>
      </w:pPr>
    </w:p>
    <w:p w14:paraId="0626443B" w14:textId="77777777" w:rsidR="006945D5" w:rsidRDefault="006945D5" w:rsidP="00335B5E">
      <w:pPr>
        <w:spacing w:after="0" w:line="240" w:lineRule="auto"/>
      </w:pPr>
    </w:p>
    <w:p w14:paraId="0BA73876" w14:textId="77777777" w:rsidR="00281DCC" w:rsidRDefault="00281DCC" w:rsidP="00B25F28">
      <w:pPr>
        <w:rPr>
          <w:rFonts w:ascii="Times New Roman" w:eastAsia="Times New Roman" w:hAnsi="Times New Roman"/>
          <w:sz w:val="24"/>
          <w:szCs w:val="24"/>
          <w:lang w:eastAsia="it-IT"/>
        </w:rPr>
      </w:pPr>
    </w:p>
    <w:p w14:paraId="5256DBAB" w14:textId="77777777" w:rsidR="00F05169" w:rsidRDefault="0099105F" w:rsidP="00B25F28">
      <w:pPr>
        <w:rPr>
          <w:rFonts w:ascii="Times New Roman" w:eastAsia="Times New Roman" w:hAnsi="Times New Roman"/>
          <w:b/>
          <w:bCs/>
          <w:sz w:val="24"/>
          <w:szCs w:val="24"/>
          <w:lang w:eastAsia="it-IT"/>
        </w:rPr>
      </w:pPr>
      <w:r w:rsidRPr="0099105F">
        <w:rPr>
          <w:rFonts w:ascii="Times New Roman" w:eastAsia="Times New Roman" w:hAnsi="Times New Roman"/>
          <w:b/>
          <w:bCs/>
          <w:sz w:val="24"/>
          <w:szCs w:val="24"/>
          <w:lang w:eastAsia="it-IT"/>
        </w:rPr>
        <w:lastRenderedPageBreak/>
        <w:t>Ringraziamenti</w:t>
      </w:r>
    </w:p>
    <w:p w14:paraId="1645654D" w14:textId="77777777" w:rsidR="0094675D" w:rsidRDefault="0094675D" w:rsidP="003D7DDF">
      <w:pPr>
        <w:pStyle w:val="Ttesto"/>
        <w:ind w:left="0"/>
      </w:pPr>
    </w:p>
    <w:p w14:paraId="7A69A94D" w14:textId="7DB6490A" w:rsidR="00D501B5" w:rsidRDefault="009977F8" w:rsidP="003D7DDF">
      <w:pPr>
        <w:pStyle w:val="Ttesto"/>
        <w:ind w:left="0"/>
      </w:pPr>
      <w:r w:rsidRPr="009977F8">
        <w:t xml:space="preserve">Innanzitutto, un </w:t>
      </w:r>
      <w:r w:rsidR="003A123A">
        <w:t>sincero</w:t>
      </w:r>
      <w:r w:rsidRPr="009977F8">
        <w:t xml:space="preserve"> ringraziamento va al mio relatore, Prof</w:t>
      </w:r>
      <w:r>
        <w:t>. Pelucchi</w:t>
      </w:r>
      <w:r w:rsidRPr="009977F8">
        <w:t xml:space="preserve">, per la sua guida, e il sostegno durante tutto il percorso di </w:t>
      </w:r>
      <w:r w:rsidR="002C2AC2">
        <w:t>realizzazione di questo progetto</w:t>
      </w:r>
      <w:r w:rsidRPr="009977F8">
        <w:t xml:space="preserve">. La sua competenza e la sua dedizione sono stati </w:t>
      </w:r>
      <w:r w:rsidR="00DC28B3">
        <w:t>importanti</w:t>
      </w:r>
      <w:r w:rsidRPr="009977F8">
        <w:t xml:space="preserve"> per il successo di questo lavoro.</w:t>
      </w:r>
    </w:p>
    <w:p w14:paraId="573B4C60" w14:textId="77777777" w:rsidR="009977F8" w:rsidRDefault="009977F8" w:rsidP="003D7DDF">
      <w:pPr>
        <w:pStyle w:val="Ttesto"/>
        <w:ind w:left="0"/>
      </w:pPr>
    </w:p>
    <w:p w14:paraId="524211B6" w14:textId="228A7C55" w:rsidR="00C36C9F" w:rsidRDefault="00744A6D" w:rsidP="003D7DDF">
      <w:pPr>
        <w:pStyle w:val="Ttesto"/>
        <w:ind w:left="0"/>
      </w:pPr>
      <w:r w:rsidRPr="00744A6D">
        <w:t xml:space="preserve">Un </w:t>
      </w:r>
      <w:r w:rsidR="003A123A">
        <w:t>riconoscimento</w:t>
      </w:r>
      <w:r w:rsidRPr="00744A6D">
        <w:t xml:space="preserve"> speciale va alla mia famiglia per il loro incondizionato supporto emotivo e materiale nei momenti più difficili di questo percorso. Hanno sopportato la mia presenza anche nei periodi in cui sono stata particolarmente intrattabile. </w:t>
      </w:r>
    </w:p>
    <w:p w14:paraId="50218399" w14:textId="70387AD7" w:rsidR="00025DD4" w:rsidRDefault="00744A6D" w:rsidP="003D7DDF">
      <w:pPr>
        <w:pStyle w:val="Ttesto"/>
        <w:ind w:left="0"/>
      </w:pPr>
      <w:r w:rsidRPr="00744A6D">
        <w:t>In particolare, ringrazio mia mamma</w:t>
      </w:r>
      <w:r w:rsidR="00F55490" w:rsidRPr="00F55490">
        <w:t>, che ha sempre accettato le mie scelte e mi ha permesso di seguire il cammino che desideravo. Grazie a lei, ho potuto proseguire questo percorso senza preoccupazioni, sentendomi sempre incoraggiata.</w:t>
      </w:r>
    </w:p>
    <w:p w14:paraId="1DB19FA2" w14:textId="77777777" w:rsidR="00744A6D" w:rsidRDefault="00744A6D" w:rsidP="003D7DDF">
      <w:pPr>
        <w:pStyle w:val="Ttesto"/>
        <w:ind w:left="0"/>
      </w:pPr>
    </w:p>
    <w:p w14:paraId="4AFE080A" w14:textId="77777777" w:rsidR="000E4F24" w:rsidRDefault="000E4F24" w:rsidP="000E4F24">
      <w:pPr>
        <w:pStyle w:val="Ttesto"/>
        <w:ind w:left="0"/>
      </w:pPr>
      <w:r w:rsidRPr="000E4F24">
        <w:t xml:space="preserve">Desidero esprimere la mia gratitudine ai miei colleghi di studio, che hanno reso piacevole venire all'università ogni giorno. La loro compagnia, i suggerimenti e i momenti di confronto hanno trasformato questo viaggio accademico in un'esperienza stimolante e gratificante. La loro presenza ha reso le lezioni più leggere e le pause più divertenti, attenuando i momenti più difficili e pieni di ansie. </w:t>
      </w:r>
    </w:p>
    <w:p w14:paraId="0C4DC91D" w14:textId="339ED127" w:rsidR="000E4F24" w:rsidRDefault="000E4F24" w:rsidP="000E4F24">
      <w:pPr>
        <w:pStyle w:val="Ttesto"/>
        <w:ind w:left="0"/>
      </w:pPr>
      <w:r w:rsidRPr="000E4F24">
        <w:t xml:space="preserve">Un sentito grazie </w:t>
      </w:r>
      <w:r w:rsidR="005D392C" w:rsidRPr="005D392C">
        <w:t>va ad Alessia e Jacopo, con cui ho condiviso non solo lo studio, ma anche risate</w:t>
      </w:r>
      <w:r w:rsidR="00453679">
        <w:t xml:space="preserve"> </w:t>
      </w:r>
      <w:r w:rsidR="005D392C" w:rsidRPr="005D392C">
        <w:t>e tanti momenti di vita quotidiana.</w:t>
      </w:r>
    </w:p>
    <w:p w14:paraId="11BE7254" w14:textId="77777777" w:rsidR="000E4F24" w:rsidRPr="000E4F24" w:rsidRDefault="000E4F24" w:rsidP="000E4F24">
      <w:pPr>
        <w:pStyle w:val="Ttesto"/>
        <w:ind w:left="0"/>
      </w:pPr>
    </w:p>
    <w:p w14:paraId="1F291309" w14:textId="0E874A8B" w:rsidR="000E4F24" w:rsidRPr="000E4F24" w:rsidRDefault="000E4F24" w:rsidP="000E4F24">
      <w:pPr>
        <w:pStyle w:val="Ttesto"/>
        <w:ind w:left="0"/>
      </w:pPr>
      <w:r w:rsidRPr="000E4F24">
        <w:t>Infine, ringrazio i miei amici per esserci stati in tutti questi anni, per il loro aiuto e per le serate trascorse insieme che mi hanno permesso di sfogarmi e divertirmi. La loro compagnia è stata fondamentale per mantenere un equilibrio tra studio e momenti di leggerezza.</w:t>
      </w:r>
    </w:p>
    <w:p w14:paraId="0F96D7D5" w14:textId="77777777" w:rsidR="00F530FF" w:rsidRPr="00F530FF" w:rsidRDefault="00F530FF" w:rsidP="00F530FF">
      <w:pPr>
        <w:pStyle w:val="Ttesto"/>
        <w:ind w:left="0"/>
      </w:pPr>
    </w:p>
    <w:p w14:paraId="2C50EB06" w14:textId="61A834EE" w:rsidR="00F05169" w:rsidRDefault="00445B4C" w:rsidP="00B25F28">
      <w:pPr>
        <w:rPr>
          <w:rFonts w:ascii="Times New Roman" w:eastAsia="Times New Roman" w:hAnsi="Times New Roman"/>
          <w:b/>
          <w:bCs/>
          <w:sz w:val="24"/>
          <w:szCs w:val="24"/>
          <w:lang w:eastAsia="it-IT"/>
        </w:rPr>
      </w:pPr>
      <w:r w:rsidRPr="00445B4C">
        <w:rPr>
          <w:rFonts w:ascii="Times New Roman" w:eastAsia="Times New Roman" w:hAnsi="Times New Roman"/>
          <w:sz w:val="24"/>
          <w:szCs w:val="24"/>
          <w:lang w:eastAsia="it-IT"/>
        </w:rPr>
        <w:t>A tutti, esprimo la mia più profonda gratitudine.</w:t>
      </w:r>
    </w:p>
    <w:p w14:paraId="55CDA8EC" w14:textId="77777777" w:rsidR="00F05169" w:rsidRDefault="00F05169" w:rsidP="00B25F28">
      <w:pPr>
        <w:rPr>
          <w:rFonts w:ascii="Times New Roman" w:eastAsia="Times New Roman" w:hAnsi="Times New Roman"/>
          <w:b/>
          <w:bCs/>
          <w:sz w:val="24"/>
          <w:szCs w:val="24"/>
          <w:lang w:eastAsia="it-IT"/>
        </w:rPr>
      </w:pPr>
    </w:p>
    <w:p w14:paraId="2F183EA9" w14:textId="77777777" w:rsidR="00F05169" w:rsidRDefault="00F05169" w:rsidP="00B25F28">
      <w:pPr>
        <w:rPr>
          <w:rFonts w:ascii="Times New Roman" w:eastAsia="Times New Roman" w:hAnsi="Times New Roman"/>
          <w:b/>
          <w:bCs/>
          <w:sz w:val="24"/>
          <w:szCs w:val="24"/>
          <w:lang w:eastAsia="it-IT"/>
        </w:rPr>
      </w:pPr>
    </w:p>
    <w:p w14:paraId="453A0D6A" w14:textId="77777777" w:rsidR="00F05169" w:rsidRDefault="00F05169" w:rsidP="00B25F28">
      <w:pPr>
        <w:rPr>
          <w:rFonts w:ascii="Times New Roman" w:eastAsia="Times New Roman" w:hAnsi="Times New Roman"/>
          <w:b/>
          <w:bCs/>
          <w:sz w:val="24"/>
          <w:szCs w:val="24"/>
          <w:lang w:eastAsia="it-IT"/>
        </w:rPr>
      </w:pPr>
    </w:p>
    <w:p w14:paraId="245189F8" w14:textId="77777777" w:rsidR="00F05169" w:rsidRDefault="00F05169" w:rsidP="00B25F28">
      <w:pPr>
        <w:rPr>
          <w:rFonts w:ascii="Times New Roman" w:eastAsia="Times New Roman" w:hAnsi="Times New Roman"/>
          <w:b/>
          <w:bCs/>
          <w:sz w:val="24"/>
          <w:szCs w:val="24"/>
          <w:lang w:eastAsia="it-IT"/>
        </w:rPr>
      </w:pPr>
    </w:p>
    <w:p w14:paraId="51683F00" w14:textId="77777777" w:rsidR="00F05169" w:rsidRDefault="00F05169" w:rsidP="00B25F28">
      <w:pPr>
        <w:rPr>
          <w:rFonts w:ascii="Times New Roman" w:eastAsia="Times New Roman" w:hAnsi="Times New Roman"/>
          <w:b/>
          <w:bCs/>
          <w:sz w:val="24"/>
          <w:szCs w:val="24"/>
          <w:lang w:eastAsia="it-IT"/>
        </w:rPr>
      </w:pPr>
    </w:p>
    <w:p w14:paraId="3CDFADF2" w14:textId="77777777" w:rsidR="00F05169" w:rsidRDefault="00F05169" w:rsidP="00B25F28">
      <w:pPr>
        <w:rPr>
          <w:rFonts w:ascii="Times New Roman" w:eastAsia="Times New Roman" w:hAnsi="Times New Roman"/>
          <w:b/>
          <w:bCs/>
          <w:sz w:val="24"/>
          <w:szCs w:val="24"/>
          <w:lang w:eastAsia="it-IT"/>
        </w:rPr>
      </w:pPr>
    </w:p>
    <w:p w14:paraId="47176240" w14:textId="77777777" w:rsidR="00F05169" w:rsidRDefault="00F05169" w:rsidP="00B25F28">
      <w:pPr>
        <w:rPr>
          <w:rFonts w:ascii="Times New Roman" w:eastAsia="Times New Roman" w:hAnsi="Times New Roman"/>
          <w:b/>
          <w:bCs/>
          <w:sz w:val="24"/>
          <w:szCs w:val="24"/>
          <w:lang w:eastAsia="it-IT"/>
        </w:rPr>
      </w:pPr>
    </w:p>
    <w:p w14:paraId="7BC42B3A" w14:textId="77777777" w:rsidR="00F05169" w:rsidRDefault="00F05169" w:rsidP="00B25F28">
      <w:pPr>
        <w:rPr>
          <w:rFonts w:ascii="Times New Roman" w:eastAsia="Times New Roman" w:hAnsi="Times New Roman"/>
          <w:b/>
          <w:bCs/>
          <w:sz w:val="24"/>
          <w:szCs w:val="24"/>
          <w:lang w:eastAsia="it-IT"/>
        </w:rPr>
      </w:pPr>
    </w:p>
    <w:p w14:paraId="414B106F" w14:textId="77777777" w:rsidR="00F05169" w:rsidRDefault="00F05169" w:rsidP="00B25F28">
      <w:pPr>
        <w:rPr>
          <w:rFonts w:ascii="Times New Roman" w:eastAsia="Times New Roman" w:hAnsi="Times New Roman"/>
          <w:b/>
          <w:bCs/>
          <w:sz w:val="24"/>
          <w:szCs w:val="24"/>
          <w:lang w:eastAsia="it-IT"/>
        </w:rPr>
      </w:pPr>
    </w:p>
    <w:p w14:paraId="73809DF8" w14:textId="77777777" w:rsidR="00F05169" w:rsidRDefault="00F05169" w:rsidP="00B25F28">
      <w:pPr>
        <w:rPr>
          <w:rFonts w:ascii="Times New Roman" w:eastAsia="Times New Roman" w:hAnsi="Times New Roman"/>
          <w:b/>
          <w:bCs/>
          <w:sz w:val="24"/>
          <w:szCs w:val="24"/>
          <w:lang w:eastAsia="it-IT"/>
        </w:rPr>
      </w:pPr>
    </w:p>
    <w:p w14:paraId="367A3076" w14:textId="77777777" w:rsidR="00F05169" w:rsidRDefault="00F05169" w:rsidP="00B25F28">
      <w:pPr>
        <w:rPr>
          <w:rFonts w:ascii="Times New Roman" w:eastAsia="Times New Roman" w:hAnsi="Times New Roman"/>
          <w:b/>
          <w:bCs/>
          <w:sz w:val="24"/>
          <w:szCs w:val="24"/>
          <w:lang w:eastAsia="it-IT"/>
        </w:rPr>
      </w:pPr>
    </w:p>
    <w:p w14:paraId="44B5D8A1" w14:textId="77777777" w:rsidR="00F05169" w:rsidRDefault="00F05169" w:rsidP="00B25F28">
      <w:pPr>
        <w:rPr>
          <w:rFonts w:ascii="Times New Roman" w:eastAsia="Times New Roman" w:hAnsi="Times New Roman"/>
          <w:b/>
          <w:bCs/>
          <w:sz w:val="24"/>
          <w:szCs w:val="24"/>
          <w:lang w:eastAsia="it-IT"/>
        </w:rPr>
      </w:pPr>
    </w:p>
    <w:p w14:paraId="51052520" w14:textId="77777777" w:rsidR="00F05169" w:rsidRDefault="00F05169" w:rsidP="00B25F28">
      <w:pPr>
        <w:rPr>
          <w:rFonts w:ascii="Times New Roman" w:eastAsia="Times New Roman" w:hAnsi="Times New Roman"/>
          <w:b/>
          <w:bCs/>
          <w:sz w:val="24"/>
          <w:szCs w:val="24"/>
          <w:lang w:eastAsia="it-IT"/>
        </w:rPr>
      </w:pPr>
    </w:p>
    <w:p w14:paraId="142CBBB9" w14:textId="77777777" w:rsidR="00F05169" w:rsidRDefault="00F05169" w:rsidP="00B25F28">
      <w:pPr>
        <w:rPr>
          <w:rFonts w:ascii="Times New Roman" w:eastAsia="Times New Roman" w:hAnsi="Times New Roman"/>
          <w:b/>
          <w:bCs/>
          <w:sz w:val="24"/>
          <w:szCs w:val="24"/>
          <w:lang w:eastAsia="it-IT"/>
        </w:rPr>
      </w:pPr>
    </w:p>
    <w:p w14:paraId="5D1FE252" w14:textId="77777777" w:rsidR="00F05169" w:rsidRDefault="00F05169" w:rsidP="00B25F28">
      <w:pPr>
        <w:rPr>
          <w:rFonts w:ascii="Times New Roman" w:eastAsia="Times New Roman" w:hAnsi="Times New Roman"/>
          <w:b/>
          <w:bCs/>
          <w:sz w:val="24"/>
          <w:szCs w:val="24"/>
          <w:lang w:eastAsia="it-IT"/>
        </w:rPr>
      </w:pPr>
    </w:p>
    <w:p w14:paraId="7504B387" w14:textId="77777777" w:rsidR="00F05169" w:rsidRDefault="00F05169" w:rsidP="00B25F28">
      <w:pPr>
        <w:rPr>
          <w:rFonts w:ascii="Times New Roman" w:eastAsia="Times New Roman" w:hAnsi="Times New Roman"/>
          <w:b/>
          <w:bCs/>
          <w:sz w:val="24"/>
          <w:szCs w:val="24"/>
          <w:lang w:eastAsia="it-IT"/>
        </w:rPr>
      </w:pPr>
    </w:p>
    <w:p w14:paraId="48BFB3B5" w14:textId="77777777" w:rsidR="00F05169" w:rsidRDefault="00F05169" w:rsidP="00B25F28">
      <w:pPr>
        <w:rPr>
          <w:rFonts w:ascii="Times New Roman" w:eastAsia="Times New Roman" w:hAnsi="Times New Roman"/>
          <w:b/>
          <w:bCs/>
          <w:sz w:val="24"/>
          <w:szCs w:val="24"/>
          <w:lang w:eastAsia="it-IT"/>
        </w:rPr>
      </w:pPr>
    </w:p>
    <w:p w14:paraId="5CC5748A" w14:textId="77777777" w:rsidR="00F05169" w:rsidRDefault="00F05169" w:rsidP="0007517E">
      <w:pPr>
        <w:pStyle w:val="TitoloT"/>
        <w:numPr>
          <w:ilvl w:val="0"/>
          <w:numId w:val="0"/>
        </w:numPr>
        <w:rPr>
          <w:rFonts w:eastAsia="Calibri"/>
          <w:iCs w:val="0"/>
          <w:lang w:eastAsia="en-US"/>
        </w:rPr>
        <w:sectPr w:rsidR="00F05169" w:rsidSect="00AF406B">
          <w:pgSz w:w="11906" w:h="16838" w:code="9"/>
          <w:pgMar w:top="1701" w:right="1701" w:bottom="1701" w:left="1701" w:header="709" w:footer="709" w:gutter="0"/>
          <w:cols w:space="708"/>
          <w:docGrid w:linePitch="360"/>
        </w:sectPr>
      </w:pPr>
    </w:p>
    <w:p w14:paraId="086D5044" w14:textId="77777777" w:rsidR="0007517E" w:rsidRPr="0007517E" w:rsidRDefault="0007517E" w:rsidP="0007517E">
      <w:pPr>
        <w:pStyle w:val="TitoloT"/>
        <w:numPr>
          <w:ilvl w:val="0"/>
          <w:numId w:val="0"/>
        </w:numPr>
        <w:rPr>
          <w:rFonts w:eastAsia="Calibri"/>
          <w:iCs w:val="0"/>
          <w:lang w:eastAsia="en-US"/>
        </w:rPr>
      </w:pPr>
      <w:bookmarkStart w:id="314" w:name="_Toc175647202"/>
      <w:r w:rsidRPr="0007517E">
        <w:rPr>
          <w:rFonts w:eastAsia="Calibri"/>
          <w:iCs w:val="0"/>
          <w:lang w:eastAsia="en-US"/>
        </w:rPr>
        <w:lastRenderedPageBreak/>
        <w:t>Bibliografia</w:t>
      </w:r>
      <w:bookmarkEnd w:id="314"/>
    </w:p>
    <w:p w14:paraId="4F1BA939" w14:textId="77777777" w:rsidR="003E21EA" w:rsidRDefault="003E21EA" w:rsidP="003E21EA">
      <w:pPr>
        <w:pStyle w:val="Ttesto"/>
        <w:numPr>
          <w:ilvl w:val="0"/>
          <w:numId w:val="48"/>
        </w:numPr>
        <w:ind w:left="426"/>
        <w:rPr>
          <w:lang w:val="en-US"/>
        </w:rPr>
      </w:pPr>
      <w:r w:rsidRPr="0036035E">
        <w:rPr>
          <w:lang w:val="en-US"/>
        </w:rPr>
        <w:t>Addepally, A., &amp; Purkayastha, S. (2017). Mobile application based cognitive behavior therapy (CBT) for identifying and managing depression and anxiety.</w:t>
      </w:r>
    </w:p>
    <w:p w14:paraId="288D9F05" w14:textId="77777777" w:rsidR="003E21EA" w:rsidRDefault="003E21EA" w:rsidP="003E21EA">
      <w:pPr>
        <w:pStyle w:val="Ttesto"/>
        <w:numPr>
          <w:ilvl w:val="0"/>
          <w:numId w:val="48"/>
        </w:numPr>
        <w:ind w:left="426"/>
        <w:rPr>
          <w:lang w:val="en-US"/>
        </w:rPr>
      </w:pPr>
      <w:r w:rsidRPr="0036035E">
        <w:rPr>
          <w:lang w:val="en-US"/>
        </w:rPr>
        <w:t>Bakker, D., Kazantzis, N., Rickwood, D., &amp; Rickard, N. (2016). Mental health smartphone apps: Review and evidence-based recommendations for future developments.</w:t>
      </w:r>
    </w:p>
    <w:p w14:paraId="5463B2A7" w14:textId="6A7D2F7D" w:rsidR="003E21EA" w:rsidRPr="003E21EA" w:rsidRDefault="003E21EA" w:rsidP="003E21EA">
      <w:pPr>
        <w:pStyle w:val="Ttesto"/>
        <w:numPr>
          <w:ilvl w:val="0"/>
          <w:numId w:val="48"/>
        </w:numPr>
        <w:ind w:left="426"/>
        <w:rPr>
          <w:lang w:val="en-US"/>
        </w:rPr>
      </w:pPr>
      <w:r w:rsidRPr="0036035E">
        <w:rPr>
          <w:lang w:val="en-US"/>
        </w:rPr>
        <w:t>Cresswell, J. D. (1997). Mindfulness interventions.</w:t>
      </w:r>
    </w:p>
    <w:p w14:paraId="64AD038A" w14:textId="77777777" w:rsidR="0007517E" w:rsidRDefault="0007517E" w:rsidP="0007517E">
      <w:pPr>
        <w:pStyle w:val="Ttesto"/>
        <w:numPr>
          <w:ilvl w:val="0"/>
          <w:numId w:val="48"/>
        </w:numPr>
        <w:ind w:left="426"/>
        <w:rPr>
          <w:lang w:val="en-US"/>
        </w:rPr>
      </w:pPr>
      <w:r w:rsidRPr="0036035E">
        <w:t xml:space="preserve">Drissia, N., Ouhbia, S., Idrissib, M. A. J., &amp; Ghoghoc, M. (2020). </w:t>
      </w:r>
      <w:r w:rsidRPr="0036035E">
        <w:rPr>
          <w:lang w:val="en-US"/>
        </w:rPr>
        <w:t>An analysis on self-management and treatment-related functionality and characteristics of highly rated anxiety apps.</w:t>
      </w:r>
    </w:p>
    <w:p w14:paraId="66A2909C" w14:textId="0561E218" w:rsidR="003E21EA" w:rsidRDefault="003E21EA" w:rsidP="003E21EA">
      <w:pPr>
        <w:pStyle w:val="Ttesto"/>
        <w:numPr>
          <w:ilvl w:val="0"/>
          <w:numId w:val="48"/>
        </w:numPr>
        <w:ind w:left="426"/>
        <w:rPr>
          <w:lang w:val="en-US"/>
        </w:rPr>
      </w:pPr>
      <w:r w:rsidRPr="0036035E">
        <w:t xml:space="preserve">Fava, G., Rafanelli, C., Savron, G. (1998). </w:t>
      </w:r>
      <w:r w:rsidRPr="0036035E">
        <w:rPr>
          <w:lang w:val="en-US"/>
        </w:rPr>
        <w:t>L'ansia.</w:t>
      </w:r>
    </w:p>
    <w:p w14:paraId="128D3599" w14:textId="77777777" w:rsidR="00691CF2" w:rsidRDefault="00691CF2" w:rsidP="00691CF2">
      <w:pPr>
        <w:pStyle w:val="Ttesto"/>
        <w:numPr>
          <w:ilvl w:val="0"/>
          <w:numId w:val="48"/>
        </w:numPr>
        <w:ind w:left="426"/>
        <w:rPr>
          <w:lang w:val="en-US"/>
        </w:rPr>
      </w:pPr>
      <w:r w:rsidRPr="0036035E">
        <w:rPr>
          <w:lang w:val="en-US"/>
        </w:rPr>
        <w:t>Ijsselsteijn, S., Mirovic, J., &amp; Ruland, C. M. (2018). Creating gameful design in mHealth: A participatory co-design approach.</w:t>
      </w:r>
    </w:p>
    <w:p w14:paraId="08EB658D" w14:textId="1EBCCB76" w:rsidR="00F31E49" w:rsidRPr="00F31E49" w:rsidRDefault="00F31E49" w:rsidP="00F31E49">
      <w:pPr>
        <w:pStyle w:val="Ttesto"/>
        <w:numPr>
          <w:ilvl w:val="0"/>
          <w:numId w:val="48"/>
        </w:numPr>
        <w:ind w:left="426"/>
        <w:rPr>
          <w:lang w:val="en-US"/>
        </w:rPr>
      </w:pPr>
      <w:r w:rsidRPr="0036035E">
        <w:rPr>
          <w:lang w:val="en-US"/>
        </w:rPr>
        <w:t>j. Phys. (2020). Application of a new technology stack in the development of the mobile app "Schedule of classes".</w:t>
      </w:r>
    </w:p>
    <w:p w14:paraId="3A76DA2F" w14:textId="0D76AFD2" w:rsidR="00691CF2" w:rsidRPr="00691CF2" w:rsidRDefault="00691CF2" w:rsidP="00691CF2">
      <w:pPr>
        <w:pStyle w:val="Ttesto"/>
        <w:numPr>
          <w:ilvl w:val="0"/>
          <w:numId w:val="48"/>
        </w:numPr>
        <w:ind w:left="426"/>
        <w:rPr>
          <w:lang w:val="en-US"/>
        </w:rPr>
      </w:pPr>
      <w:r w:rsidRPr="0036035E">
        <w:rPr>
          <w:lang w:val="en-US"/>
        </w:rPr>
        <w:t>Lee, S., Oh, J. W., Park, K. M., Lee, S., &amp; Lee, E. (2023). Digital cognitive behavioral therapy for insomnia on depression and anxiety: A systematic review and meta-analysis.</w:t>
      </w:r>
    </w:p>
    <w:p w14:paraId="5C6D9FDF" w14:textId="77777777" w:rsidR="0007517E" w:rsidRDefault="0007517E" w:rsidP="0007517E">
      <w:pPr>
        <w:pStyle w:val="Ttesto"/>
        <w:numPr>
          <w:ilvl w:val="0"/>
          <w:numId w:val="48"/>
        </w:numPr>
        <w:ind w:left="426"/>
        <w:rPr>
          <w:lang w:val="en-US"/>
        </w:rPr>
      </w:pPr>
      <w:r w:rsidRPr="0036035E">
        <w:rPr>
          <w:lang w:val="en-US"/>
        </w:rPr>
        <w:t>Marshall, J. M., Dunstan, D. A., &amp; Bartik, W. (2020). Apps with maps—Anxiety and depression mobile apps with evidence-based frameworks: Systematic search of major app stores.</w:t>
      </w:r>
    </w:p>
    <w:p w14:paraId="08E96A2B" w14:textId="77777777" w:rsidR="0007517E" w:rsidRDefault="0007517E" w:rsidP="0007517E">
      <w:pPr>
        <w:pStyle w:val="Ttesto"/>
        <w:numPr>
          <w:ilvl w:val="0"/>
          <w:numId w:val="48"/>
        </w:numPr>
        <w:ind w:left="426"/>
        <w:rPr>
          <w:lang w:val="en-US"/>
        </w:rPr>
      </w:pPr>
      <w:r w:rsidRPr="0036035E">
        <w:rPr>
          <w:lang w:val="en-US"/>
        </w:rPr>
        <w:t>Mouael, K., Bahaaddinbeigy, K., Mashoof, E., &amp; Dinari, F. (2020). Design and development of a mobile-based self-care application for patients with depression and anxiety disorders.</w:t>
      </w:r>
    </w:p>
    <w:p w14:paraId="1797BE48" w14:textId="4CEF3B72" w:rsidR="00691CF2" w:rsidRDefault="00691CF2" w:rsidP="00691CF2">
      <w:pPr>
        <w:pStyle w:val="Ttesto"/>
        <w:numPr>
          <w:ilvl w:val="0"/>
          <w:numId w:val="48"/>
        </w:numPr>
        <w:ind w:left="426"/>
      </w:pPr>
      <w:r w:rsidRPr="0036035E">
        <w:t>Sargenti, J., &amp; Skory, A. (2023). Il ruolo della respirazione consapevole come strumento per la gestione dell'ansia non patologica negli studenti universitari.</w:t>
      </w:r>
    </w:p>
    <w:p w14:paraId="12633162" w14:textId="2F005114" w:rsidR="00345BB8" w:rsidRPr="00345BB8" w:rsidRDefault="00345BB8" w:rsidP="00345BB8">
      <w:pPr>
        <w:pStyle w:val="Ttesto"/>
        <w:numPr>
          <w:ilvl w:val="0"/>
          <w:numId w:val="48"/>
        </w:numPr>
        <w:ind w:left="426"/>
        <w:rPr>
          <w:lang w:val="en-US"/>
        </w:rPr>
      </w:pPr>
      <w:r w:rsidRPr="0036035E">
        <w:rPr>
          <w:lang w:val="en-US"/>
        </w:rPr>
        <w:t>Valinskas, S., Nakrys, M., Aleknavicius, K., &amp; Jonusas, J. (2023). Sensa mobile app for managing stress, anxiety, and depression symptoms: Pilot cohort study.</w:t>
      </w:r>
    </w:p>
    <w:p w14:paraId="2F71470D" w14:textId="77777777" w:rsidR="0007517E" w:rsidRDefault="0007517E" w:rsidP="0007517E">
      <w:pPr>
        <w:pStyle w:val="Ttesto"/>
        <w:numPr>
          <w:ilvl w:val="0"/>
          <w:numId w:val="48"/>
        </w:numPr>
        <w:ind w:left="426"/>
        <w:rPr>
          <w:lang w:val="en-US"/>
        </w:rPr>
      </w:pPr>
      <w:r w:rsidRPr="0036035E">
        <w:rPr>
          <w:lang w:val="en-US"/>
        </w:rPr>
        <w:t>Wang, C. Y., Chan, C. L. W., &amp; Chan, C. H. Y. (2014). Managing stress and anxiety through qigong exercise in healthy adults: A systematic review and meta-analysis of randomized controlled trials.</w:t>
      </w:r>
    </w:p>
    <w:p w14:paraId="67382A8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2B810F4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07CDC340" w14:textId="77061585" w:rsidR="00D416E5" w:rsidRPr="003F6BFE" w:rsidRDefault="00D416E5" w:rsidP="003F6BFE">
      <w:pPr>
        <w:pStyle w:val="TitoloT"/>
        <w:numPr>
          <w:ilvl w:val="0"/>
          <w:numId w:val="0"/>
        </w:numPr>
        <w:rPr>
          <w:rFonts w:eastAsia="Calibri"/>
          <w:iCs w:val="0"/>
          <w:lang w:eastAsia="en-US"/>
        </w:rPr>
      </w:pPr>
      <w:bookmarkStart w:id="315" w:name="_Toc175647203"/>
      <w:r w:rsidRPr="003F6BFE">
        <w:rPr>
          <w:rFonts w:eastAsia="Calibri"/>
          <w:iCs w:val="0"/>
          <w:lang w:eastAsia="en-US"/>
        </w:rPr>
        <w:lastRenderedPageBreak/>
        <w:t>Sitografia</w:t>
      </w:r>
      <w:bookmarkEnd w:id="315"/>
    </w:p>
    <w:p w14:paraId="57FDAB22" w14:textId="555768B8" w:rsidR="009021A2" w:rsidRDefault="00000000" w:rsidP="009021A2">
      <w:pPr>
        <w:pStyle w:val="Ttesto"/>
        <w:numPr>
          <w:ilvl w:val="0"/>
          <w:numId w:val="50"/>
        </w:numPr>
        <w:rPr>
          <w:lang w:val="en-US"/>
        </w:rPr>
      </w:pPr>
      <w:hyperlink r:id="rId55" w:tgtFrame="_blank" w:history="1">
        <w:r w:rsidR="009021A2" w:rsidRPr="009021A2">
          <w:rPr>
            <w:rStyle w:val="Collegamentoipertestuale"/>
          </w:rPr>
          <w:t>https://riverpod.dev/</w:t>
        </w:r>
      </w:hyperlink>
    </w:p>
    <w:p w14:paraId="690AE646" w14:textId="2BE9E12C" w:rsidR="00287382" w:rsidRDefault="00287382" w:rsidP="009021A2">
      <w:pPr>
        <w:pStyle w:val="Ttesto"/>
        <w:numPr>
          <w:ilvl w:val="0"/>
          <w:numId w:val="50"/>
        </w:numPr>
        <w:rPr>
          <w:lang w:val="en-US"/>
        </w:rPr>
      </w:pPr>
      <w:r w:rsidRPr="00287382">
        <w:rPr>
          <w:lang w:val="en-US"/>
        </w:rPr>
        <w:t> </w:t>
      </w:r>
      <w:r>
        <w:fldChar w:fldCharType="begin"/>
      </w:r>
      <w:r w:rsidRPr="00FE238C">
        <w:rPr>
          <w:lang w:val="en-US"/>
          <w:rPrChange w:id="316" w:author="LARA LONGHI" w:date="2024-08-07T10:10:00Z" w16du:dateUtc="2024-08-07T08:10:00Z">
            <w:rPr/>
          </w:rPrChange>
        </w:rPr>
        <w:instrText>HYPERLINK "https://codewithandrea.com/articles/flutter-app-architecture-riverpod-introduction/" \t "_blank"</w:instrText>
      </w:r>
      <w:r>
        <w:fldChar w:fldCharType="separate"/>
      </w:r>
      <w:r w:rsidRPr="00287382">
        <w:rPr>
          <w:rStyle w:val="Collegamentoipertestuale"/>
          <w:lang w:val="en-US"/>
        </w:rPr>
        <w:t>https://codewithandrea.com/articles/flutter-app-architecture-riverpod-introduction/</w:t>
      </w:r>
      <w:r>
        <w:rPr>
          <w:rStyle w:val="Collegamentoipertestuale"/>
          <w:lang w:val="en-US"/>
        </w:rPr>
        <w:fldChar w:fldCharType="end"/>
      </w:r>
    </w:p>
    <w:p w14:paraId="08F5F46E" w14:textId="15D8FBB1" w:rsidR="009021A2" w:rsidRPr="00287382" w:rsidRDefault="00287382" w:rsidP="00287382">
      <w:pPr>
        <w:pStyle w:val="Ttesto"/>
        <w:numPr>
          <w:ilvl w:val="0"/>
          <w:numId w:val="50"/>
        </w:numPr>
        <w:rPr>
          <w:lang w:val="en-US"/>
        </w:rPr>
      </w:pPr>
      <w:r w:rsidRPr="00287382">
        <w:rPr>
          <w:lang w:val="en-US"/>
        </w:rPr>
        <w:t> </w:t>
      </w:r>
      <w:r>
        <w:fldChar w:fldCharType="begin"/>
      </w:r>
      <w:r w:rsidRPr="00FE238C">
        <w:rPr>
          <w:lang w:val="en-US"/>
          <w:rPrChange w:id="317" w:author="LARA LONGHI" w:date="2024-08-07T10:10:00Z" w16du:dateUtc="2024-08-07T08:10:00Z">
            <w:rPr/>
          </w:rPrChange>
        </w:rPr>
        <w:instrText>HYPERLINK "https://aws.amazon.com/it/getting-started/hands-on/build-flutter-mobile-app-part-one/" \t "_blank"</w:instrText>
      </w:r>
      <w:r>
        <w:fldChar w:fldCharType="separate"/>
      </w:r>
      <w:r w:rsidRPr="00287382">
        <w:rPr>
          <w:rStyle w:val="Collegamentoipertestuale"/>
          <w:lang w:val="en-US"/>
        </w:rPr>
        <w:t>https://aws.amazon.com/it/getting-started/hands-on/build-flutter-mobile-app-part-one/</w:t>
      </w:r>
      <w:r>
        <w:rPr>
          <w:rStyle w:val="Collegamentoipertestuale"/>
          <w:lang w:val="en-US"/>
        </w:rPr>
        <w:fldChar w:fldCharType="end"/>
      </w:r>
    </w:p>
    <w:p w14:paraId="6F0F0186" w14:textId="117FE615" w:rsidR="00D416E5" w:rsidRPr="00D416E5" w:rsidRDefault="00000000" w:rsidP="009021A2">
      <w:pPr>
        <w:pStyle w:val="Ttesto"/>
        <w:numPr>
          <w:ilvl w:val="0"/>
          <w:numId w:val="50"/>
        </w:numPr>
        <w:rPr>
          <w:lang w:val="en-US"/>
        </w:rPr>
      </w:pPr>
      <w:hyperlink r:id="rId56" w:history="1">
        <w:r w:rsidR="009021A2" w:rsidRPr="00D56CDC">
          <w:rPr>
            <w:rStyle w:val="Collegamentoipertestuale"/>
            <w:lang w:val="en-US"/>
          </w:rPr>
          <w:t>https://dart.dev</w:t>
        </w:r>
      </w:hyperlink>
      <w:r w:rsidR="00D416E5">
        <w:rPr>
          <w:lang w:val="en-US"/>
        </w:rPr>
        <w:t xml:space="preserve"> </w:t>
      </w:r>
    </w:p>
    <w:p w14:paraId="7F372EA1" w14:textId="590B076F" w:rsidR="00525541" w:rsidRDefault="00445B4C" w:rsidP="009021A2">
      <w:pPr>
        <w:pStyle w:val="Ttesto"/>
        <w:numPr>
          <w:ilvl w:val="0"/>
          <w:numId w:val="50"/>
        </w:numPr>
        <w:rPr>
          <w:ins w:id="318" w:author="LARA LONGHI" w:date="2024-08-02T11:48:00Z" w16du:dateUtc="2024-08-02T09:48:00Z"/>
          <w:lang w:val="en-US"/>
        </w:rPr>
      </w:pPr>
      <w:r>
        <w:fldChar w:fldCharType="begin"/>
      </w:r>
      <w:r w:rsidRPr="00FE238C">
        <w:rPr>
          <w:lang w:val="en-US"/>
          <w:rPrChange w:id="319" w:author="LARA LONGHI" w:date="2024-08-07T10:10:00Z" w16du:dateUtc="2024-08-07T08:10:00Z">
            <w:rPr/>
          </w:rPrChange>
        </w:rPr>
        <w:instrText>HYPERLINK "https://medium.com/@sofvaresolutionsllp/flutter-app-development-pros-and-cons-in-2024-dc2f50d3e7af"</w:instrText>
      </w:r>
      <w:r>
        <w:fldChar w:fldCharType="separate"/>
      </w:r>
      <w:r w:rsidR="00525541" w:rsidRPr="00D56CDC">
        <w:rPr>
          <w:rStyle w:val="Collegamentoipertestuale"/>
          <w:lang w:val="en-US"/>
        </w:rPr>
        <w:t>https://medium.com/@sofvaresolutionsllp/flutter-app-development-pros-and-cons-in-2024-dc2f50d3e7af</w:t>
      </w:r>
      <w:r>
        <w:rPr>
          <w:rStyle w:val="Collegamentoipertestuale"/>
          <w:lang w:val="en-US"/>
        </w:rPr>
        <w:fldChar w:fldCharType="end"/>
      </w:r>
      <w:r w:rsidR="00525541">
        <w:rPr>
          <w:lang w:val="en-US"/>
        </w:rPr>
        <w:t xml:space="preserve"> </w:t>
      </w:r>
      <w:r w:rsidR="00525541" w:rsidRPr="00525541">
        <w:rPr>
          <w:lang w:val="en-US"/>
        </w:rPr>
        <w:t xml:space="preserve"> </w:t>
      </w:r>
    </w:p>
    <w:p w14:paraId="7C784C4A" w14:textId="02F676FA" w:rsidR="00FA1B55" w:rsidRDefault="00FA1B55" w:rsidP="009021A2">
      <w:pPr>
        <w:pStyle w:val="Ttesto"/>
        <w:numPr>
          <w:ilvl w:val="0"/>
          <w:numId w:val="50"/>
        </w:numPr>
        <w:rPr>
          <w:ins w:id="320" w:author="LARA LONGHI" w:date="2024-08-02T11:54:00Z" w16du:dateUtc="2024-08-02T09:54:00Z"/>
          <w:lang w:val="en-US"/>
        </w:rPr>
      </w:pPr>
      <w:ins w:id="321" w:author="LARA LONGHI" w:date="2024-08-02T11:48:00Z" w16du:dateUtc="2024-08-02T09:48:00Z">
        <w:r>
          <w:rPr>
            <w:lang w:val="en-US"/>
          </w:rPr>
          <w:fldChar w:fldCharType="begin"/>
        </w:r>
        <w:r>
          <w:rPr>
            <w:lang w:val="en-US"/>
          </w:rPr>
          <w:instrText>HYPERLINK "</w:instrText>
        </w:r>
        <w:r w:rsidRPr="00FA1B55">
          <w:rPr>
            <w:lang w:val="en-US"/>
          </w:rPr>
          <w:instrText>https://www.creatopy.com/blog/pastel-colors/#c</w:instrText>
        </w:r>
        <w:r>
          <w:rPr>
            <w:lang w:val="en-US"/>
          </w:rPr>
          <w:instrText>"</w:instrText>
        </w:r>
        <w:r>
          <w:rPr>
            <w:lang w:val="en-US"/>
          </w:rPr>
        </w:r>
        <w:r>
          <w:rPr>
            <w:lang w:val="en-US"/>
          </w:rPr>
          <w:fldChar w:fldCharType="separate"/>
        </w:r>
        <w:r w:rsidRPr="00D56CDC">
          <w:rPr>
            <w:rStyle w:val="Collegamentoipertestuale"/>
            <w:lang w:val="en-US"/>
          </w:rPr>
          <w:t>https://www.creatopy.com/blog/pastel-colors/#c</w:t>
        </w:r>
        <w:r>
          <w:rPr>
            <w:lang w:val="en-US"/>
          </w:rPr>
          <w:fldChar w:fldCharType="end"/>
        </w:r>
        <w:r>
          <w:rPr>
            <w:lang w:val="en-US"/>
          </w:rPr>
          <w:t xml:space="preserve"> </w:t>
        </w:r>
      </w:ins>
    </w:p>
    <w:p w14:paraId="4EF5B275" w14:textId="71487EE9" w:rsidR="002A1B2E" w:rsidRDefault="002A1B2E" w:rsidP="009021A2">
      <w:pPr>
        <w:pStyle w:val="Ttesto"/>
        <w:numPr>
          <w:ilvl w:val="0"/>
          <w:numId w:val="50"/>
        </w:numPr>
        <w:rPr>
          <w:ins w:id="322" w:author="LARA LONGHI" w:date="2024-08-02T12:22:00Z" w16du:dateUtc="2024-08-02T10:22:00Z"/>
          <w:lang w:val="en-US"/>
        </w:rPr>
      </w:pPr>
      <w:ins w:id="323" w:author="LARA LONGHI" w:date="2024-08-02T11:54:00Z" w16du:dateUtc="2024-08-02T09:54:00Z">
        <w:r>
          <w:rPr>
            <w:lang w:val="en-US"/>
          </w:rPr>
          <w:fldChar w:fldCharType="begin"/>
        </w:r>
        <w:r>
          <w:rPr>
            <w:lang w:val="en-US"/>
          </w:rPr>
          <w:instrText>HYPERLINK "</w:instrText>
        </w:r>
        <w:r w:rsidRPr="002A1B2E">
          <w:rPr>
            <w:lang w:val="en-US"/>
          </w:rPr>
          <w:instrText>https://support.microsoft.com/it-it/topic/domande-frequenti-ai-microsoft-copilot-e-microsoft-designer-987b275d-f6f2-4d5d-94c5-e927cffae705</w:instrText>
        </w:r>
        <w:r>
          <w:rPr>
            <w:lang w:val="en-US"/>
          </w:rPr>
          <w:instrText>"</w:instrText>
        </w:r>
        <w:r>
          <w:rPr>
            <w:lang w:val="en-US"/>
          </w:rPr>
        </w:r>
        <w:r>
          <w:rPr>
            <w:lang w:val="en-US"/>
          </w:rPr>
          <w:fldChar w:fldCharType="separate"/>
        </w:r>
        <w:r w:rsidRPr="00D56CDC">
          <w:rPr>
            <w:rStyle w:val="Collegamentoipertestuale"/>
            <w:lang w:val="en-US"/>
          </w:rPr>
          <w:t>https://support.microsoft.com/it-it/topic/domande-frequenti-ai-microsoft-copilot-e-microsoft-designer-987b275d-f6f2-4d5d-94c5-e927cffae705</w:t>
        </w:r>
        <w:r>
          <w:rPr>
            <w:lang w:val="en-US"/>
          </w:rPr>
          <w:fldChar w:fldCharType="end"/>
        </w:r>
        <w:r>
          <w:rPr>
            <w:lang w:val="en-US"/>
          </w:rPr>
          <w:t xml:space="preserve"> </w:t>
        </w:r>
      </w:ins>
    </w:p>
    <w:p w14:paraId="5203BA9E" w14:textId="4927CE76" w:rsidR="007B5198" w:rsidRDefault="007B5198" w:rsidP="009021A2">
      <w:pPr>
        <w:pStyle w:val="Ttesto"/>
        <w:numPr>
          <w:ilvl w:val="0"/>
          <w:numId w:val="50"/>
        </w:numPr>
        <w:rPr>
          <w:lang w:val="en-US"/>
        </w:rPr>
      </w:pPr>
      <w:ins w:id="324" w:author="LARA LONGHI" w:date="2024-08-02T12:22:00Z" w16du:dateUtc="2024-08-02T10:22:00Z">
        <w:r>
          <w:rPr>
            <w:lang w:val="en-US"/>
          </w:rPr>
          <w:fldChar w:fldCharType="begin"/>
        </w:r>
        <w:r>
          <w:rPr>
            <w:lang w:val="en-US"/>
          </w:rPr>
          <w:instrText>HYPERLINK "</w:instrText>
        </w:r>
        <w:r w:rsidRPr="007B5198">
          <w:rPr>
            <w:lang w:val="en-US"/>
          </w:rPr>
          <w:instrText>https://support.microsoft.com/it-it/topic/domande-frequenti-su-microsoft-designer-9264654d-22f5-43ac-961d-b35851bbb93f#:~:text=Microsoft%20Designer%20%C3%A8%20uno%20strumento,facilmente%2C%20quando%20e%20dove%20serve</w:instrText>
        </w:r>
        <w:r>
          <w:rPr>
            <w:lang w:val="en-US"/>
          </w:rPr>
          <w:instrText>"</w:instrText>
        </w:r>
        <w:r>
          <w:rPr>
            <w:lang w:val="en-US"/>
          </w:rPr>
        </w:r>
        <w:r>
          <w:rPr>
            <w:lang w:val="en-US"/>
          </w:rPr>
          <w:fldChar w:fldCharType="separate"/>
        </w:r>
        <w:r w:rsidRPr="00D56CDC">
          <w:rPr>
            <w:rStyle w:val="Collegamentoipertestuale"/>
            <w:lang w:val="en-US"/>
          </w:rPr>
          <w:t>https://support.microsoft.com/it-it/topic/domande-frequenti-su-microsoft-designer-9264654d-22f5-43ac-961d-b35851bbb93f#:~:text=Microsoft%20Designer%20%C3%A8%20uno%20strumento,facilmente%2C%20quando%20e%20dove%20serve</w:t>
        </w:r>
        <w:r>
          <w:rPr>
            <w:lang w:val="en-US"/>
          </w:rPr>
          <w:fldChar w:fldCharType="end"/>
        </w:r>
        <w:r w:rsidRPr="007B5198">
          <w:rPr>
            <w:lang w:val="en-US"/>
          </w:rPr>
          <w:t>.</w:t>
        </w:r>
        <w:r>
          <w:rPr>
            <w:lang w:val="en-US"/>
          </w:rPr>
          <w:t xml:space="preserve"> </w:t>
        </w:r>
      </w:ins>
    </w:p>
    <w:p w14:paraId="24C143F3" w14:textId="2EC98EAC" w:rsidR="00EE562B" w:rsidRDefault="00445B4C" w:rsidP="009021A2">
      <w:pPr>
        <w:pStyle w:val="Ttesto"/>
        <w:numPr>
          <w:ilvl w:val="0"/>
          <w:numId w:val="50"/>
        </w:numPr>
        <w:rPr>
          <w:lang w:val="en-US"/>
        </w:rPr>
      </w:pPr>
      <w:r>
        <w:fldChar w:fldCharType="begin"/>
      </w:r>
      <w:r w:rsidRPr="00FE238C">
        <w:rPr>
          <w:lang w:val="en-US"/>
          <w:rPrChange w:id="325" w:author="LARA LONGHI" w:date="2024-08-07T10:10:00Z" w16du:dateUtc="2024-08-07T08:10:00Z">
            <w:rPr/>
          </w:rPrChange>
        </w:rPr>
        <w:instrText>HYPERLINK "https://www.techcompany360.it/tech-lab/okta-leccellenza-per-la-gestione-delle-identita-digitali/"</w:instrText>
      </w:r>
      <w:r>
        <w:fldChar w:fldCharType="separate"/>
      </w:r>
      <w:r w:rsidR="00C91C88" w:rsidRPr="000A4719">
        <w:rPr>
          <w:rStyle w:val="Collegamentoipertestuale"/>
          <w:lang w:val="en-US"/>
        </w:rPr>
        <w:t>https://www.techcompany360.it/tech-lab/okta-leccellenza-per-la-gestione-delle-identita-digitali/</w:t>
      </w:r>
      <w:r>
        <w:rPr>
          <w:rStyle w:val="Collegamentoipertestuale"/>
          <w:lang w:val="en-US"/>
        </w:rPr>
        <w:fldChar w:fldCharType="end"/>
      </w:r>
    </w:p>
    <w:p w14:paraId="6C2D9AEE" w14:textId="2D11E7B7" w:rsidR="00C91C88" w:rsidRDefault="00445B4C" w:rsidP="009021A2">
      <w:pPr>
        <w:pStyle w:val="Ttesto"/>
        <w:numPr>
          <w:ilvl w:val="0"/>
          <w:numId w:val="50"/>
        </w:numPr>
        <w:rPr>
          <w:lang w:val="en-US"/>
        </w:rPr>
      </w:pPr>
      <w:r>
        <w:fldChar w:fldCharType="begin"/>
      </w:r>
      <w:r w:rsidRPr="00FE238C">
        <w:rPr>
          <w:lang w:val="en-US"/>
          <w:rPrChange w:id="326" w:author="LARA LONGHI" w:date="2024-08-07T10:10:00Z" w16du:dateUtc="2024-08-07T08:10:00Z">
            <w:rPr/>
          </w:rPrChange>
        </w:rPr>
        <w:instrText>HYPERLINK "https://www.weareplanet.com/it/blog/quello-che-e-auth0"</w:instrText>
      </w:r>
      <w:r>
        <w:fldChar w:fldCharType="separate"/>
      </w:r>
      <w:r w:rsidR="00C91C88" w:rsidRPr="000A4719">
        <w:rPr>
          <w:rStyle w:val="Collegamentoipertestuale"/>
          <w:lang w:val="en-US"/>
        </w:rPr>
        <w:t>https://www.weareplanet.com/it/blog/quello-che-e-auth0</w:t>
      </w:r>
      <w:r>
        <w:rPr>
          <w:rStyle w:val="Collegamentoipertestuale"/>
          <w:lang w:val="en-US"/>
        </w:rPr>
        <w:fldChar w:fldCharType="end"/>
      </w:r>
    </w:p>
    <w:p w14:paraId="68E063A4" w14:textId="66AD32B3" w:rsidR="00C91C88" w:rsidRDefault="00445B4C" w:rsidP="009021A2">
      <w:pPr>
        <w:pStyle w:val="Ttesto"/>
        <w:numPr>
          <w:ilvl w:val="0"/>
          <w:numId w:val="50"/>
        </w:numPr>
        <w:rPr>
          <w:lang w:val="en-US"/>
        </w:rPr>
      </w:pPr>
      <w:r>
        <w:fldChar w:fldCharType="begin"/>
      </w:r>
      <w:r w:rsidRPr="00FE238C">
        <w:rPr>
          <w:lang w:val="en-US"/>
          <w:rPrChange w:id="327" w:author="LARA LONGHI" w:date="2024-08-07T10:10:00Z" w16du:dateUtc="2024-08-07T08:10:00Z">
            <w:rPr/>
          </w:rPrChange>
        </w:rPr>
        <w:instrText>HYPERLINK "https://docs.aws.amazon.com/it_it/cognito/latest/developerguide/what-is-amazon-cognito.html"</w:instrText>
      </w:r>
      <w:r>
        <w:fldChar w:fldCharType="separate"/>
      </w:r>
      <w:r w:rsidR="00C91C88" w:rsidRPr="000A4719">
        <w:rPr>
          <w:rStyle w:val="Collegamentoipertestuale"/>
          <w:lang w:val="en-US"/>
        </w:rPr>
        <w:t>https://docs.aws.amazon.com/it_it/cognito/latest/developerguide/what-is-amazon-cognito.html</w:t>
      </w:r>
      <w:r>
        <w:rPr>
          <w:rStyle w:val="Collegamentoipertestuale"/>
          <w:lang w:val="en-US"/>
        </w:rPr>
        <w:fldChar w:fldCharType="end"/>
      </w:r>
    </w:p>
    <w:p w14:paraId="786D99CE" w14:textId="77777777" w:rsidR="00C91C88" w:rsidRDefault="00C91C88" w:rsidP="00C91C88">
      <w:pPr>
        <w:pStyle w:val="Ttesto"/>
        <w:ind w:left="0"/>
        <w:rPr>
          <w:lang w:val="en-US"/>
        </w:rPr>
      </w:pPr>
    </w:p>
    <w:p w14:paraId="7725824D" w14:textId="77777777" w:rsidR="00D416E5" w:rsidRPr="00D416E5" w:rsidRDefault="00D416E5" w:rsidP="003F6BFE">
      <w:pPr>
        <w:pStyle w:val="Ttesto"/>
        <w:ind w:left="0"/>
        <w:rPr>
          <w:lang w:val="en-US"/>
        </w:rPr>
      </w:pPr>
    </w:p>
    <w:p w14:paraId="3383A825" w14:textId="77777777" w:rsidR="00335B5E" w:rsidRDefault="00335B5E" w:rsidP="0007517E">
      <w:pPr>
        <w:pStyle w:val="Ttesto"/>
        <w:ind w:left="426"/>
        <w:rPr>
          <w:lang w:val="en-US"/>
        </w:rPr>
      </w:pPr>
    </w:p>
    <w:p w14:paraId="35AB6AF1" w14:textId="77777777" w:rsidR="008D49D5" w:rsidRDefault="008D49D5" w:rsidP="0007517E">
      <w:pPr>
        <w:pStyle w:val="Ttesto"/>
        <w:ind w:left="426"/>
        <w:rPr>
          <w:lang w:val="en-US"/>
        </w:rPr>
      </w:pPr>
    </w:p>
    <w:p w14:paraId="35B5F331" w14:textId="77777777" w:rsidR="008D49D5" w:rsidRDefault="008D49D5" w:rsidP="0007517E">
      <w:pPr>
        <w:pStyle w:val="Ttesto"/>
        <w:ind w:left="426"/>
        <w:rPr>
          <w:lang w:val="en-US"/>
        </w:rPr>
      </w:pPr>
    </w:p>
    <w:p w14:paraId="4ADBF9F4" w14:textId="77777777" w:rsidR="008D49D5" w:rsidRDefault="008D49D5" w:rsidP="0007517E">
      <w:pPr>
        <w:pStyle w:val="Ttesto"/>
        <w:ind w:left="426"/>
        <w:rPr>
          <w:lang w:val="en-US"/>
        </w:rPr>
      </w:pPr>
    </w:p>
    <w:p w14:paraId="48CCE72A" w14:textId="77777777" w:rsidR="008D49D5" w:rsidRDefault="008D49D5" w:rsidP="0007517E">
      <w:pPr>
        <w:pStyle w:val="Ttesto"/>
        <w:ind w:left="426"/>
        <w:rPr>
          <w:lang w:val="en-US"/>
        </w:rPr>
      </w:pPr>
    </w:p>
    <w:p w14:paraId="7CCDE738" w14:textId="77777777" w:rsidR="008D49D5" w:rsidRDefault="008D49D5" w:rsidP="0007517E">
      <w:pPr>
        <w:pStyle w:val="Ttesto"/>
        <w:ind w:left="426"/>
        <w:rPr>
          <w:lang w:val="en-US"/>
        </w:rPr>
      </w:pPr>
    </w:p>
    <w:p w14:paraId="00D4A229" w14:textId="77777777" w:rsidR="008D49D5" w:rsidRDefault="008D49D5" w:rsidP="0007517E">
      <w:pPr>
        <w:pStyle w:val="Ttesto"/>
        <w:ind w:left="426"/>
        <w:rPr>
          <w:lang w:val="en-US"/>
        </w:rPr>
      </w:pPr>
    </w:p>
    <w:p w14:paraId="0EE9212C" w14:textId="77777777" w:rsidR="008D49D5" w:rsidRDefault="008D49D5" w:rsidP="0007517E">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4A8E20E6" w14:textId="77777777" w:rsidR="008D49D5" w:rsidRDefault="008D49D5" w:rsidP="0007517E">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251EB765" w14:textId="0BF44C96" w:rsidR="008D49D5" w:rsidRPr="00B25F28" w:rsidRDefault="00951A89" w:rsidP="008D49D5">
      <w:pPr>
        <w:pStyle w:val="TitoloT"/>
        <w:numPr>
          <w:ilvl w:val="0"/>
          <w:numId w:val="0"/>
        </w:numPr>
      </w:pPr>
      <w:bookmarkStart w:id="328" w:name="_Toc175647204"/>
      <w:r>
        <w:lastRenderedPageBreak/>
        <w:t xml:space="preserve">Appendice A: </w:t>
      </w:r>
      <w:commentRangeStart w:id="329"/>
      <w:r w:rsidR="008D49D5">
        <w:t>Riferimenti alle librerie utilizzate</w:t>
      </w:r>
      <w:commentRangeEnd w:id="329"/>
      <w:r w:rsidR="008D49D5">
        <w:commentReference w:id="329"/>
      </w:r>
      <w:bookmarkEnd w:id="328"/>
    </w:p>
    <w:p w14:paraId="266E5AAF" w14:textId="77777777" w:rsidR="008D49D5" w:rsidRDefault="008D49D5" w:rsidP="008D49D5">
      <w:pPr>
        <w:pStyle w:val="Ttesto"/>
        <w:ind w:left="0"/>
      </w:pPr>
      <w:r w:rsidRPr="00385B60">
        <w:t xml:space="preserve">Di seguito è riportato l'elenco delle librerie </w:t>
      </w:r>
      <w:r>
        <w:t xml:space="preserve">dei plugin </w:t>
      </w:r>
      <w:r w:rsidRPr="00385B60">
        <w:t>utilizzat</w:t>
      </w:r>
      <w:r>
        <w:t>i</w:t>
      </w:r>
      <w:r w:rsidRPr="00385B60">
        <w:t xml:space="preserve"> per lo sviluppo dell'applicazione, con i relativi link alla loro documentazione su pub.dev:</w:t>
      </w:r>
    </w:p>
    <w:p w14:paraId="7299BFDE" w14:textId="77777777" w:rsidR="008D49D5" w:rsidRDefault="008D49D5" w:rsidP="008D49D5">
      <w:pPr>
        <w:pStyle w:val="Ttesto"/>
        <w:numPr>
          <w:ilvl w:val="0"/>
          <w:numId w:val="34"/>
        </w:numPr>
        <w:ind w:left="426"/>
        <w:rPr>
          <w:lang w:val="en-US"/>
        </w:rPr>
      </w:pPr>
      <w:r w:rsidRPr="00D46C2D">
        <w:rPr>
          <w:lang w:val="en-US"/>
        </w:rPr>
        <w:t xml:space="preserve">audioplayers: </w:t>
      </w:r>
      <w:r>
        <w:fldChar w:fldCharType="begin"/>
      </w:r>
      <w:r w:rsidRPr="00FE238C">
        <w:rPr>
          <w:lang w:val="en-US"/>
          <w:rPrChange w:id="330" w:author="LARA LONGHI" w:date="2024-08-07T10:10:00Z" w16du:dateUtc="2024-08-07T08:10:00Z">
            <w:rPr/>
          </w:rPrChange>
        </w:rPr>
        <w:instrText>HYPERLINK "https://pub.dev/packages/audioplayers"</w:instrText>
      </w:r>
      <w:r>
        <w:fldChar w:fldCharType="separate"/>
      </w:r>
      <w:r w:rsidRPr="00D56CDC">
        <w:rPr>
          <w:rStyle w:val="Collegamentoipertestuale"/>
          <w:lang w:val="en-US"/>
        </w:rPr>
        <w:t>https://pub.dev/packages/audioplayers</w:t>
      </w:r>
      <w:r>
        <w:rPr>
          <w:rStyle w:val="Collegamentoipertestuale"/>
          <w:lang w:val="en-US"/>
        </w:rPr>
        <w:fldChar w:fldCharType="end"/>
      </w:r>
    </w:p>
    <w:p w14:paraId="0F628EC1" w14:textId="77777777" w:rsidR="008D49D5" w:rsidRPr="00D46C2D" w:rsidRDefault="008D49D5" w:rsidP="008D49D5">
      <w:pPr>
        <w:pStyle w:val="Ttesto"/>
        <w:numPr>
          <w:ilvl w:val="0"/>
          <w:numId w:val="34"/>
        </w:numPr>
        <w:ind w:left="426"/>
        <w:rPr>
          <w:lang w:val="en-US"/>
        </w:rPr>
      </w:pPr>
      <w:r w:rsidRPr="00D46C2D">
        <w:rPr>
          <w:lang w:val="en-US"/>
        </w:rPr>
        <w:t xml:space="preserve">aws_client: </w:t>
      </w:r>
      <w:r>
        <w:fldChar w:fldCharType="begin"/>
      </w:r>
      <w:r w:rsidRPr="00FE238C">
        <w:rPr>
          <w:lang w:val="en-US"/>
          <w:rPrChange w:id="331" w:author="LARA LONGHI" w:date="2024-08-07T10:10:00Z" w16du:dateUtc="2024-08-07T08:10:00Z">
            <w:rPr/>
          </w:rPrChange>
        </w:rPr>
        <w:instrText>HYPERLINK "https://pub.dev/packages/aws_client"</w:instrText>
      </w:r>
      <w:r>
        <w:fldChar w:fldCharType="separate"/>
      </w:r>
      <w:r w:rsidRPr="00D56CDC">
        <w:rPr>
          <w:rStyle w:val="Collegamentoipertestuale"/>
          <w:lang w:val="en-US"/>
        </w:rPr>
        <w:t>https://pub.dev/packages/aws_client</w:t>
      </w:r>
      <w:r>
        <w:rPr>
          <w:rStyle w:val="Collegamentoipertestuale"/>
          <w:lang w:val="en-US"/>
        </w:rPr>
        <w:fldChar w:fldCharType="end"/>
      </w:r>
      <w:r>
        <w:rPr>
          <w:lang w:val="en-US"/>
        </w:rPr>
        <w:t xml:space="preserve"> </w:t>
      </w:r>
    </w:p>
    <w:p w14:paraId="530B3331" w14:textId="77777777" w:rsidR="008D49D5" w:rsidRPr="00D46C2D" w:rsidRDefault="008D49D5" w:rsidP="008D49D5">
      <w:pPr>
        <w:pStyle w:val="Ttesto"/>
        <w:numPr>
          <w:ilvl w:val="0"/>
          <w:numId w:val="34"/>
        </w:numPr>
        <w:ind w:left="426"/>
        <w:rPr>
          <w:lang w:val="en-US"/>
        </w:rPr>
      </w:pPr>
      <w:r w:rsidRPr="00D46C2D">
        <w:rPr>
          <w:lang w:val="en-US"/>
        </w:rPr>
        <w:t xml:space="preserve">calendar_date_picker2: </w:t>
      </w:r>
      <w:r>
        <w:fldChar w:fldCharType="begin"/>
      </w:r>
      <w:r w:rsidRPr="00FE238C">
        <w:rPr>
          <w:lang w:val="en-US"/>
          <w:rPrChange w:id="332" w:author="LARA LONGHI" w:date="2024-08-07T10:10:00Z" w16du:dateUtc="2024-08-07T08:10:00Z">
            <w:rPr/>
          </w:rPrChange>
        </w:rPr>
        <w:instrText>HYPERLINK "https://pub.dev/packages/calendar_date_picker2"</w:instrText>
      </w:r>
      <w:r>
        <w:fldChar w:fldCharType="separate"/>
      </w:r>
      <w:r w:rsidRPr="00D56CDC">
        <w:rPr>
          <w:rStyle w:val="Collegamentoipertestuale"/>
          <w:lang w:val="en-US"/>
        </w:rPr>
        <w:t>https://pub.dev/packages/calendar_date_picker2</w:t>
      </w:r>
      <w:r>
        <w:rPr>
          <w:rStyle w:val="Collegamentoipertestuale"/>
          <w:lang w:val="en-US"/>
        </w:rPr>
        <w:fldChar w:fldCharType="end"/>
      </w:r>
      <w:r>
        <w:rPr>
          <w:lang w:val="en-US"/>
        </w:rPr>
        <w:t xml:space="preserve"> </w:t>
      </w:r>
    </w:p>
    <w:p w14:paraId="6FB7B7AA" w14:textId="77777777" w:rsidR="008D49D5" w:rsidRPr="00D46C2D" w:rsidRDefault="008D49D5" w:rsidP="008D49D5">
      <w:pPr>
        <w:pStyle w:val="Ttesto"/>
        <w:numPr>
          <w:ilvl w:val="0"/>
          <w:numId w:val="34"/>
        </w:numPr>
        <w:ind w:left="426"/>
        <w:rPr>
          <w:lang w:val="en-US"/>
        </w:rPr>
      </w:pPr>
      <w:r w:rsidRPr="00D46C2D">
        <w:rPr>
          <w:lang w:val="en-US"/>
        </w:rPr>
        <w:t>firebase_auth:</w:t>
      </w:r>
      <w:r>
        <w:rPr>
          <w:lang w:val="en-US"/>
        </w:rPr>
        <w:t xml:space="preserve"> </w:t>
      </w:r>
      <w:r>
        <w:fldChar w:fldCharType="begin"/>
      </w:r>
      <w:r w:rsidRPr="00FE238C">
        <w:rPr>
          <w:lang w:val="en-US"/>
          <w:rPrChange w:id="333" w:author="LARA LONGHI" w:date="2024-08-07T10:10:00Z" w16du:dateUtc="2024-08-07T08:10:00Z">
            <w:rPr/>
          </w:rPrChange>
        </w:rPr>
        <w:instrText>HYPERLINK "https://pub.dev/packages/firebase_auth"</w:instrText>
      </w:r>
      <w:r>
        <w:fldChar w:fldCharType="separate"/>
      </w:r>
      <w:r w:rsidRPr="00D56CDC">
        <w:rPr>
          <w:rStyle w:val="Collegamentoipertestuale"/>
          <w:lang w:val="en-US"/>
        </w:rPr>
        <w:t>https://pub.dev/packages/firebase_auth</w:t>
      </w:r>
      <w:r>
        <w:rPr>
          <w:rStyle w:val="Collegamentoipertestuale"/>
          <w:lang w:val="en-US"/>
        </w:rPr>
        <w:fldChar w:fldCharType="end"/>
      </w:r>
      <w:r>
        <w:rPr>
          <w:lang w:val="en-US"/>
        </w:rPr>
        <w:t xml:space="preserve"> </w:t>
      </w:r>
    </w:p>
    <w:p w14:paraId="760DDEEE" w14:textId="77777777" w:rsidR="008D49D5" w:rsidRPr="00D46C2D" w:rsidRDefault="008D49D5" w:rsidP="008D49D5">
      <w:pPr>
        <w:pStyle w:val="Ttesto"/>
        <w:numPr>
          <w:ilvl w:val="0"/>
          <w:numId w:val="34"/>
        </w:numPr>
        <w:ind w:left="426"/>
        <w:rPr>
          <w:lang w:val="en-US"/>
        </w:rPr>
      </w:pPr>
      <w:r w:rsidRPr="00D46C2D">
        <w:rPr>
          <w:lang w:val="en-US"/>
        </w:rPr>
        <w:t xml:space="preserve">firebase_core: </w:t>
      </w:r>
      <w:hyperlink r:id="rId57" w:history="1">
        <w:r w:rsidRPr="00D56CDC">
          <w:rPr>
            <w:rStyle w:val="Collegamentoipertestuale"/>
            <w:lang w:val="en-US"/>
          </w:rPr>
          <w:t>https://pub.dev/packages/firebase_core</w:t>
        </w:r>
      </w:hyperlink>
      <w:r>
        <w:rPr>
          <w:lang w:val="en-US"/>
        </w:rPr>
        <w:t xml:space="preserve"> </w:t>
      </w:r>
    </w:p>
    <w:p w14:paraId="0D2E3924" w14:textId="77777777" w:rsidR="008D49D5" w:rsidRPr="00D46C2D" w:rsidRDefault="008D49D5" w:rsidP="008D49D5">
      <w:pPr>
        <w:pStyle w:val="Ttesto"/>
        <w:numPr>
          <w:ilvl w:val="0"/>
          <w:numId w:val="34"/>
        </w:numPr>
        <w:ind w:left="426"/>
        <w:rPr>
          <w:lang w:val="en-US"/>
        </w:rPr>
      </w:pPr>
      <w:r w:rsidRPr="00D46C2D">
        <w:rPr>
          <w:lang w:val="en-US"/>
        </w:rPr>
        <w:t xml:space="preserve">flutter_email_sender: </w:t>
      </w:r>
      <w:r>
        <w:fldChar w:fldCharType="begin"/>
      </w:r>
      <w:r w:rsidRPr="00FE238C">
        <w:rPr>
          <w:lang w:val="en-US"/>
          <w:rPrChange w:id="334" w:author="LARA LONGHI" w:date="2024-08-07T10:10:00Z" w16du:dateUtc="2024-08-07T08:10:00Z">
            <w:rPr/>
          </w:rPrChange>
        </w:rPr>
        <w:instrText>HYPERLINK "https://pub.dev/packages/flutter_email_sender"</w:instrText>
      </w:r>
      <w:r>
        <w:fldChar w:fldCharType="separate"/>
      </w:r>
      <w:r w:rsidRPr="00D56CDC">
        <w:rPr>
          <w:rStyle w:val="Collegamentoipertestuale"/>
          <w:lang w:val="en-US"/>
        </w:rPr>
        <w:t>https://pub.dev/packages/flutter_email_sender</w:t>
      </w:r>
      <w:r>
        <w:rPr>
          <w:rStyle w:val="Collegamentoipertestuale"/>
          <w:lang w:val="en-US"/>
        </w:rPr>
        <w:fldChar w:fldCharType="end"/>
      </w:r>
      <w:r>
        <w:rPr>
          <w:lang w:val="en-US"/>
        </w:rPr>
        <w:t xml:space="preserve"> </w:t>
      </w:r>
    </w:p>
    <w:p w14:paraId="4152C41D" w14:textId="77777777" w:rsidR="008D49D5" w:rsidRPr="00D46C2D" w:rsidRDefault="008D49D5" w:rsidP="008D49D5">
      <w:pPr>
        <w:pStyle w:val="Ttesto"/>
        <w:numPr>
          <w:ilvl w:val="0"/>
          <w:numId w:val="34"/>
        </w:numPr>
        <w:ind w:left="426"/>
        <w:rPr>
          <w:lang w:val="en-US"/>
        </w:rPr>
      </w:pPr>
      <w:r w:rsidRPr="00D46C2D">
        <w:rPr>
          <w:lang w:val="en-US"/>
        </w:rPr>
        <w:t xml:space="preserve">flutter_facebook_auth: </w:t>
      </w:r>
      <w:r>
        <w:fldChar w:fldCharType="begin"/>
      </w:r>
      <w:r w:rsidRPr="00FE238C">
        <w:rPr>
          <w:lang w:val="en-US"/>
          <w:rPrChange w:id="335" w:author="LARA LONGHI" w:date="2024-08-07T10:10:00Z" w16du:dateUtc="2024-08-07T08:10:00Z">
            <w:rPr/>
          </w:rPrChange>
        </w:rPr>
        <w:instrText>HYPERLINK "https://pub.dev/packages/flutter_facebook_auth"</w:instrText>
      </w:r>
      <w:r>
        <w:fldChar w:fldCharType="separate"/>
      </w:r>
      <w:r w:rsidRPr="00D56CDC">
        <w:rPr>
          <w:rStyle w:val="Collegamentoipertestuale"/>
          <w:lang w:val="en-US"/>
        </w:rPr>
        <w:t>https://pub.dev/packages/flutter_facebook_auth</w:t>
      </w:r>
      <w:r>
        <w:rPr>
          <w:rStyle w:val="Collegamentoipertestuale"/>
          <w:lang w:val="en-US"/>
        </w:rPr>
        <w:fldChar w:fldCharType="end"/>
      </w:r>
      <w:r>
        <w:rPr>
          <w:lang w:val="en-US"/>
        </w:rPr>
        <w:t xml:space="preserve"> </w:t>
      </w:r>
    </w:p>
    <w:p w14:paraId="1F3A628E" w14:textId="77777777" w:rsidR="008D49D5" w:rsidRPr="00D46C2D" w:rsidRDefault="008D49D5" w:rsidP="008D49D5">
      <w:pPr>
        <w:pStyle w:val="Ttesto"/>
        <w:numPr>
          <w:ilvl w:val="0"/>
          <w:numId w:val="34"/>
        </w:numPr>
        <w:ind w:left="426"/>
        <w:rPr>
          <w:lang w:val="en-US"/>
        </w:rPr>
      </w:pPr>
      <w:r w:rsidRPr="00D46C2D">
        <w:rPr>
          <w:lang w:val="en-US"/>
        </w:rPr>
        <w:t xml:space="preserve">google_sign_in: </w:t>
      </w:r>
      <w:hyperlink r:id="rId58" w:history="1">
        <w:r w:rsidRPr="00D56CDC">
          <w:rPr>
            <w:rStyle w:val="Collegamentoipertestuale"/>
            <w:lang w:val="en-US"/>
          </w:rPr>
          <w:t>https://pub.dev/packages/google_sign_in</w:t>
        </w:r>
      </w:hyperlink>
      <w:r>
        <w:rPr>
          <w:lang w:val="en-US"/>
        </w:rPr>
        <w:t xml:space="preserve"> </w:t>
      </w:r>
    </w:p>
    <w:p w14:paraId="1DE3A925" w14:textId="77777777" w:rsidR="008D49D5" w:rsidRPr="00D46C2D" w:rsidRDefault="008D49D5" w:rsidP="008D49D5">
      <w:pPr>
        <w:pStyle w:val="Ttesto"/>
        <w:numPr>
          <w:ilvl w:val="0"/>
          <w:numId w:val="34"/>
        </w:numPr>
        <w:ind w:left="426"/>
        <w:rPr>
          <w:lang w:val="en-US"/>
        </w:rPr>
      </w:pPr>
      <w:r w:rsidRPr="00D46C2D">
        <w:rPr>
          <w:lang w:val="en-US"/>
        </w:rPr>
        <w:t xml:space="preserve">flutter_markdown: </w:t>
      </w:r>
      <w:r>
        <w:fldChar w:fldCharType="begin"/>
      </w:r>
      <w:r w:rsidRPr="00FE238C">
        <w:rPr>
          <w:lang w:val="en-US"/>
          <w:rPrChange w:id="336" w:author="LARA LONGHI" w:date="2024-08-07T10:10:00Z" w16du:dateUtc="2024-08-07T08:10:00Z">
            <w:rPr/>
          </w:rPrChange>
        </w:rPr>
        <w:instrText>HYPERLINK "https://pub.dev/packages/flutter_markdown"</w:instrText>
      </w:r>
      <w:r>
        <w:fldChar w:fldCharType="separate"/>
      </w:r>
      <w:r w:rsidRPr="00D56CDC">
        <w:rPr>
          <w:rStyle w:val="Collegamentoipertestuale"/>
          <w:lang w:val="en-US"/>
        </w:rPr>
        <w:t>https://pub.dev/packages/flutter_markdown</w:t>
      </w:r>
      <w:r>
        <w:rPr>
          <w:rStyle w:val="Collegamentoipertestuale"/>
          <w:lang w:val="en-US"/>
        </w:rPr>
        <w:fldChar w:fldCharType="end"/>
      </w:r>
      <w:r>
        <w:rPr>
          <w:lang w:val="en-US"/>
        </w:rPr>
        <w:t xml:space="preserve"> </w:t>
      </w:r>
    </w:p>
    <w:p w14:paraId="41DCB5D3" w14:textId="77777777" w:rsidR="008D49D5" w:rsidRPr="00D46C2D" w:rsidRDefault="008D49D5" w:rsidP="008D49D5">
      <w:pPr>
        <w:pStyle w:val="Ttesto"/>
        <w:numPr>
          <w:ilvl w:val="0"/>
          <w:numId w:val="34"/>
        </w:numPr>
        <w:ind w:left="426"/>
        <w:rPr>
          <w:lang w:val="en-US"/>
        </w:rPr>
      </w:pPr>
      <w:r w:rsidRPr="00D46C2D">
        <w:rPr>
          <w:lang w:val="en-US"/>
        </w:rPr>
        <w:t xml:space="preserve">flutter_riverpod: </w:t>
      </w:r>
      <w:hyperlink r:id="rId59" w:history="1">
        <w:r w:rsidRPr="00D56CDC">
          <w:rPr>
            <w:rStyle w:val="Collegamentoipertestuale"/>
            <w:lang w:val="en-US"/>
          </w:rPr>
          <w:t>https://pub.dev/packages/flutter_riverpod</w:t>
        </w:r>
      </w:hyperlink>
      <w:r>
        <w:rPr>
          <w:lang w:val="en-US"/>
        </w:rPr>
        <w:t xml:space="preserve"> </w:t>
      </w:r>
    </w:p>
    <w:p w14:paraId="4B384122" w14:textId="77777777" w:rsidR="008D49D5" w:rsidRPr="00D46C2D" w:rsidRDefault="008D49D5" w:rsidP="008D49D5">
      <w:pPr>
        <w:pStyle w:val="Ttesto"/>
        <w:numPr>
          <w:ilvl w:val="0"/>
          <w:numId w:val="34"/>
        </w:numPr>
        <w:ind w:left="426"/>
        <w:rPr>
          <w:lang w:val="en-US"/>
        </w:rPr>
      </w:pPr>
      <w:r w:rsidRPr="00D46C2D">
        <w:rPr>
          <w:lang w:val="en-US"/>
        </w:rPr>
        <w:t xml:space="preserve">font_awesome_flutter: </w:t>
      </w:r>
      <w:r>
        <w:fldChar w:fldCharType="begin"/>
      </w:r>
      <w:r w:rsidRPr="00FE238C">
        <w:rPr>
          <w:lang w:val="en-US"/>
          <w:rPrChange w:id="337" w:author="LARA LONGHI" w:date="2024-08-07T10:10:00Z" w16du:dateUtc="2024-08-07T08:10:00Z">
            <w:rPr/>
          </w:rPrChange>
        </w:rPr>
        <w:instrText>HYPERLINK "https://pub.dev/packages/font_awesome_flutter"</w:instrText>
      </w:r>
      <w:r>
        <w:fldChar w:fldCharType="separate"/>
      </w:r>
      <w:r w:rsidRPr="00D56CDC">
        <w:rPr>
          <w:rStyle w:val="Collegamentoipertestuale"/>
          <w:lang w:val="en-US"/>
        </w:rPr>
        <w:t>https://pub.dev/packages/font_awesome_flutter</w:t>
      </w:r>
      <w:r>
        <w:rPr>
          <w:rStyle w:val="Collegamentoipertestuale"/>
          <w:lang w:val="en-US"/>
        </w:rPr>
        <w:fldChar w:fldCharType="end"/>
      </w:r>
      <w:r>
        <w:rPr>
          <w:lang w:val="en-US"/>
        </w:rPr>
        <w:t xml:space="preserve"> </w:t>
      </w:r>
    </w:p>
    <w:p w14:paraId="48279B41" w14:textId="77777777" w:rsidR="008D49D5" w:rsidRPr="00D46C2D" w:rsidRDefault="008D49D5" w:rsidP="008D49D5">
      <w:pPr>
        <w:pStyle w:val="Ttesto"/>
        <w:numPr>
          <w:ilvl w:val="0"/>
          <w:numId w:val="34"/>
        </w:numPr>
        <w:ind w:left="426"/>
        <w:rPr>
          <w:lang w:val="en-US"/>
        </w:rPr>
      </w:pPr>
      <w:r w:rsidRPr="00D46C2D">
        <w:rPr>
          <w:lang w:val="en-US"/>
        </w:rPr>
        <w:t xml:space="preserve">http: </w:t>
      </w:r>
      <w:r>
        <w:fldChar w:fldCharType="begin"/>
      </w:r>
      <w:r w:rsidRPr="00FE238C">
        <w:rPr>
          <w:lang w:val="en-US"/>
          <w:rPrChange w:id="338" w:author="LARA LONGHI" w:date="2024-08-07T10:10:00Z" w16du:dateUtc="2024-08-07T08:10:00Z">
            <w:rPr/>
          </w:rPrChange>
        </w:rPr>
        <w:instrText>HYPERLINK "https://pub.dev/packages/http"</w:instrText>
      </w:r>
      <w:r>
        <w:fldChar w:fldCharType="separate"/>
      </w:r>
      <w:r w:rsidRPr="00D56CDC">
        <w:rPr>
          <w:rStyle w:val="Collegamentoipertestuale"/>
          <w:lang w:val="en-US"/>
        </w:rPr>
        <w:t>https://pub.dev/packages/http</w:t>
      </w:r>
      <w:r>
        <w:rPr>
          <w:rStyle w:val="Collegamentoipertestuale"/>
          <w:lang w:val="en-US"/>
        </w:rPr>
        <w:fldChar w:fldCharType="end"/>
      </w:r>
      <w:r>
        <w:rPr>
          <w:lang w:val="en-US"/>
        </w:rPr>
        <w:t xml:space="preserve"> </w:t>
      </w:r>
    </w:p>
    <w:p w14:paraId="327BE7A7" w14:textId="77777777" w:rsidR="008D49D5" w:rsidRPr="00D46C2D" w:rsidRDefault="008D49D5" w:rsidP="008D49D5">
      <w:pPr>
        <w:pStyle w:val="Ttesto"/>
        <w:numPr>
          <w:ilvl w:val="0"/>
          <w:numId w:val="34"/>
        </w:numPr>
        <w:ind w:left="426"/>
        <w:rPr>
          <w:lang w:val="en-US"/>
        </w:rPr>
      </w:pPr>
      <w:r w:rsidRPr="00D46C2D">
        <w:rPr>
          <w:lang w:val="en-US"/>
        </w:rPr>
        <w:t xml:space="preserve">image_picker: </w:t>
      </w:r>
      <w:r>
        <w:fldChar w:fldCharType="begin"/>
      </w:r>
      <w:r w:rsidRPr="00FE238C">
        <w:rPr>
          <w:lang w:val="en-US"/>
          <w:rPrChange w:id="339" w:author="LARA LONGHI" w:date="2024-08-07T10:10:00Z" w16du:dateUtc="2024-08-07T08:10:00Z">
            <w:rPr/>
          </w:rPrChange>
        </w:rPr>
        <w:instrText>HYPERLINK "https://pub.dev/packages/image_picker"</w:instrText>
      </w:r>
      <w:r>
        <w:fldChar w:fldCharType="separate"/>
      </w:r>
      <w:r w:rsidRPr="00D56CDC">
        <w:rPr>
          <w:rStyle w:val="Collegamentoipertestuale"/>
          <w:lang w:val="en-US"/>
        </w:rPr>
        <w:t>https://pub.dev/packages/image_picker</w:t>
      </w:r>
      <w:r>
        <w:rPr>
          <w:rStyle w:val="Collegamentoipertestuale"/>
          <w:lang w:val="en-US"/>
        </w:rPr>
        <w:fldChar w:fldCharType="end"/>
      </w:r>
      <w:r>
        <w:rPr>
          <w:lang w:val="en-US"/>
        </w:rPr>
        <w:t xml:space="preserve"> </w:t>
      </w:r>
    </w:p>
    <w:p w14:paraId="5672BFBE" w14:textId="77777777" w:rsidR="008D49D5" w:rsidRPr="00D46C2D" w:rsidRDefault="008D49D5" w:rsidP="008D49D5">
      <w:pPr>
        <w:pStyle w:val="Ttesto"/>
        <w:numPr>
          <w:ilvl w:val="0"/>
          <w:numId w:val="34"/>
        </w:numPr>
        <w:ind w:left="426"/>
        <w:rPr>
          <w:lang w:val="en-US"/>
        </w:rPr>
      </w:pPr>
      <w:r w:rsidRPr="00D46C2D">
        <w:rPr>
          <w:lang w:val="en-US"/>
        </w:rPr>
        <w:t xml:space="preserve">just_audio: </w:t>
      </w:r>
      <w:r>
        <w:fldChar w:fldCharType="begin"/>
      </w:r>
      <w:r w:rsidRPr="00FE238C">
        <w:rPr>
          <w:lang w:val="en-US"/>
          <w:rPrChange w:id="340" w:author="LARA LONGHI" w:date="2024-08-07T10:10:00Z" w16du:dateUtc="2024-08-07T08:10:00Z">
            <w:rPr/>
          </w:rPrChange>
        </w:rPr>
        <w:instrText>HYPERLINK "https://pub.dev/packages/just_audio"</w:instrText>
      </w:r>
      <w:r>
        <w:fldChar w:fldCharType="separate"/>
      </w:r>
      <w:r w:rsidRPr="00D56CDC">
        <w:rPr>
          <w:rStyle w:val="Collegamentoipertestuale"/>
          <w:lang w:val="en-US"/>
        </w:rPr>
        <w:t>https://pub.dev/packages/just_audio</w:t>
      </w:r>
      <w:r>
        <w:rPr>
          <w:rStyle w:val="Collegamentoipertestuale"/>
          <w:lang w:val="en-US"/>
        </w:rPr>
        <w:fldChar w:fldCharType="end"/>
      </w:r>
      <w:r>
        <w:rPr>
          <w:lang w:val="en-US"/>
        </w:rPr>
        <w:t xml:space="preserve"> </w:t>
      </w:r>
    </w:p>
    <w:p w14:paraId="0B32C035" w14:textId="77777777" w:rsidR="008D49D5" w:rsidRDefault="008D49D5" w:rsidP="008D49D5">
      <w:pPr>
        <w:pStyle w:val="Ttesto"/>
        <w:numPr>
          <w:ilvl w:val="0"/>
          <w:numId w:val="34"/>
        </w:numPr>
        <w:ind w:left="426"/>
      </w:pPr>
      <w:r>
        <w:t xml:space="preserve">mongo_dart: </w:t>
      </w:r>
      <w:hyperlink r:id="rId60" w:history="1">
        <w:r w:rsidRPr="00D56CDC">
          <w:rPr>
            <w:rStyle w:val="Collegamentoipertestuale"/>
          </w:rPr>
          <w:t>https://pub.dev/packages/mongo_dart</w:t>
        </w:r>
      </w:hyperlink>
      <w:r>
        <w:t xml:space="preserve"> </w:t>
      </w:r>
    </w:p>
    <w:p w14:paraId="35045F1C" w14:textId="77777777" w:rsidR="008D49D5" w:rsidRPr="00D46C2D" w:rsidRDefault="008D49D5" w:rsidP="008D49D5">
      <w:pPr>
        <w:pStyle w:val="Ttesto"/>
        <w:numPr>
          <w:ilvl w:val="0"/>
          <w:numId w:val="34"/>
        </w:numPr>
        <w:ind w:left="426"/>
        <w:rPr>
          <w:lang w:val="en-US"/>
        </w:rPr>
      </w:pPr>
      <w:r w:rsidRPr="00D46C2D">
        <w:rPr>
          <w:lang w:val="en-US"/>
        </w:rPr>
        <w:t xml:space="preserve">provider: </w:t>
      </w:r>
      <w:hyperlink r:id="rId61" w:history="1">
        <w:r w:rsidRPr="00D56CDC">
          <w:rPr>
            <w:rStyle w:val="Collegamentoipertestuale"/>
            <w:lang w:val="en-US"/>
          </w:rPr>
          <w:t>https://pub.dev/packages/provider</w:t>
        </w:r>
      </w:hyperlink>
      <w:r>
        <w:rPr>
          <w:lang w:val="en-US"/>
        </w:rPr>
        <w:t xml:space="preserve"> </w:t>
      </w:r>
    </w:p>
    <w:p w14:paraId="03C1954F" w14:textId="77777777" w:rsidR="008D49D5" w:rsidRPr="00D46C2D" w:rsidRDefault="008D49D5" w:rsidP="008D49D5">
      <w:pPr>
        <w:pStyle w:val="Ttesto"/>
        <w:numPr>
          <w:ilvl w:val="0"/>
          <w:numId w:val="34"/>
        </w:numPr>
        <w:ind w:left="426"/>
        <w:rPr>
          <w:lang w:val="en-US"/>
        </w:rPr>
      </w:pPr>
      <w:r w:rsidRPr="00D46C2D">
        <w:rPr>
          <w:lang w:val="en-US"/>
        </w:rPr>
        <w:t xml:space="preserve">shared_preferences: </w:t>
      </w:r>
      <w:r>
        <w:fldChar w:fldCharType="begin"/>
      </w:r>
      <w:r w:rsidRPr="00FE238C">
        <w:rPr>
          <w:lang w:val="en-US"/>
          <w:rPrChange w:id="341" w:author="LARA LONGHI" w:date="2024-08-07T10:10:00Z" w16du:dateUtc="2024-08-07T08:10:00Z">
            <w:rPr/>
          </w:rPrChange>
        </w:rPr>
        <w:instrText>HYPERLINK "https://pub.dev/packages/shared_preferences"</w:instrText>
      </w:r>
      <w:r>
        <w:fldChar w:fldCharType="separate"/>
      </w:r>
      <w:r w:rsidRPr="00D56CDC">
        <w:rPr>
          <w:rStyle w:val="Collegamentoipertestuale"/>
          <w:lang w:val="en-US"/>
        </w:rPr>
        <w:t>https://pub.dev/packages/shared_preferences</w:t>
      </w:r>
      <w:r>
        <w:rPr>
          <w:rStyle w:val="Collegamentoipertestuale"/>
          <w:lang w:val="en-US"/>
        </w:rPr>
        <w:fldChar w:fldCharType="end"/>
      </w:r>
      <w:r>
        <w:rPr>
          <w:lang w:val="en-US"/>
        </w:rPr>
        <w:t xml:space="preserve"> </w:t>
      </w:r>
    </w:p>
    <w:p w14:paraId="3489ACE6" w14:textId="77777777" w:rsidR="008D49D5" w:rsidRPr="00D46C2D" w:rsidRDefault="008D49D5" w:rsidP="008D49D5">
      <w:pPr>
        <w:pStyle w:val="Ttesto"/>
        <w:numPr>
          <w:ilvl w:val="0"/>
          <w:numId w:val="34"/>
        </w:numPr>
        <w:ind w:left="426"/>
        <w:rPr>
          <w:lang w:val="en-US"/>
        </w:rPr>
      </w:pPr>
      <w:r w:rsidRPr="00D46C2D">
        <w:rPr>
          <w:lang w:val="en-US"/>
        </w:rPr>
        <w:t xml:space="preserve">table_calendar: </w:t>
      </w:r>
      <w:r>
        <w:fldChar w:fldCharType="begin"/>
      </w:r>
      <w:r w:rsidRPr="00FE238C">
        <w:rPr>
          <w:lang w:val="en-US"/>
          <w:rPrChange w:id="342" w:author="LARA LONGHI" w:date="2024-08-07T10:10:00Z" w16du:dateUtc="2024-08-07T08:10:00Z">
            <w:rPr/>
          </w:rPrChange>
        </w:rPr>
        <w:instrText>HYPERLINK "https://pub.dev/packages/table_calendar"</w:instrText>
      </w:r>
      <w:r>
        <w:fldChar w:fldCharType="separate"/>
      </w:r>
      <w:r w:rsidRPr="00D56CDC">
        <w:rPr>
          <w:rStyle w:val="Collegamentoipertestuale"/>
          <w:lang w:val="en-US"/>
        </w:rPr>
        <w:t>https://pub.dev/packages/table_calendar</w:t>
      </w:r>
      <w:r>
        <w:rPr>
          <w:rStyle w:val="Collegamentoipertestuale"/>
          <w:lang w:val="en-US"/>
        </w:rPr>
        <w:fldChar w:fldCharType="end"/>
      </w:r>
      <w:r>
        <w:rPr>
          <w:lang w:val="en-US"/>
        </w:rPr>
        <w:t xml:space="preserve"> </w:t>
      </w:r>
    </w:p>
    <w:p w14:paraId="20BACC0C" w14:textId="77777777" w:rsidR="008D49D5" w:rsidRPr="00D46C2D" w:rsidRDefault="008D49D5" w:rsidP="008D49D5">
      <w:pPr>
        <w:pStyle w:val="Ttesto"/>
        <w:numPr>
          <w:ilvl w:val="0"/>
          <w:numId w:val="34"/>
        </w:numPr>
        <w:ind w:left="426"/>
        <w:rPr>
          <w:lang w:val="en-US"/>
        </w:rPr>
      </w:pPr>
      <w:r w:rsidRPr="00D46C2D">
        <w:rPr>
          <w:lang w:val="en-US"/>
        </w:rPr>
        <w:t xml:space="preserve">video_player: </w:t>
      </w:r>
      <w:r>
        <w:fldChar w:fldCharType="begin"/>
      </w:r>
      <w:r w:rsidRPr="00FE238C">
        <w:rPr>
          <w:lang w:val="en-US"/>
          <w:rPrChange w:id="343" w:author="LARA LONGHI" w:date="2024-08-07T10:10:00Z" w16du:dateUtc="2024-08-07T08:10:00Z">
            <w:rPr/>
          </w:rPrChange>
        </w:rPr>
        <w:instrText>HYPERLINK "https://pub.dev/packages/video_player"</w:instrText>
      </w:r>
      <w:r>
        <w:fldChar w:fldCharType="separate"/>
      </w:r>
      <w:r w:rsidRPr="00D56CDC">
        <w:rPr>
          <w:rStyle w:val="Collegamentoipertestuale"/>
          <w:lang w:val="en-US"/>
        </w:rPr>
        <w:t>https://pub.dev/packages/video_player</w:t>
      </w:r>
      <w:r>
        <w:rPr>
          <w:rStyle w:val="Collegamentoipertestuale"/>
          <w:lang w:val="en-US"/>
        </w:rPr>
        <w:fldChar w:fldCharType="end"/>
      </w:r>
      <w:r>
        <w:rPr>
          <w:lang w:val="en-US"/>
        </w:rPr>
        <w:t xml:space="preserve"> </w:t>
      </w:r>
    </w:p>
    <w:p w14:paraId="3932AFB1" w14:textId="77777777" w:rsidR="008D49D5" w:rsidRPr="00D46C2D" w:rsidRDefault="008D49D5" w:rsidP="008D49D5">
      <w:pPr>
        <w:pStyle w:val="Ttesto"/>
        <w:numPr>
          <w:ilvl w:val="0"/>
          <w:numId w:val="34"/>
        </w:numPr>
        <w:ind w:left="426"/>
        <w:rPr>
          <w:lang w:val="en-US"/>
        </w:rPr>
      </w:pPr>
      <w:r w:rsidRPr="00D46C2D">
        <w:rPr>
          <w:lang w:val="en-US"/>
        </w:rPr>
        <w:t xml:space="preserve">window_manager: </w:t>
      </w:r>
      <w:r>
        <w:fldChar w:fldCharType="begin"/>
      </w:r>
      <w:r w:rsidRPr="00FE238C">
        <w:rPr>
          <w:lang w:val="en-US"/>
          <w:rPrChange w:id="344" w:author="LARA LONGHI" w:date="2024-08-07T10:10:00Z" w16du:dateUtc="2024-08-07T08:10:00Z">
            <w:rPr/>
          </w:rPrChange>
        </w:rPr>
        <w:instrText>HYPERLINK "https://pub.dev/packages/window_manager"</w:instrText>
      </w:r>
      <w:r>
        <w:fldChar w:fldCharType="separate"/>
      </w:r>
      <w:r w:rsidRPr="00D56CDC">
        <w:rPr>
          <w:rStyle w:val="Collegamentoipertestuale"/>
          <w:lang w:val="en-US"/>
        </w:rPr>
        <w:t>https://pub.dev/packages/window_manager</w:t>
      </w:r>
      <w:r>
        <w:rPr>
          <w:rStyle w:val="Collegamentoipertestuale"/>
          <w:lang w:val="en-US"/>
        </w:rPr>
        <w:fldChar w:fldCharType="end"/>
      </w:r>
      <w:r>
        <w:rPr>
          <w:lang w:val="en-US"/>
        </w:rPr>
        <w:t xml:space="preserve"> </w:t>
      </w:r>
    </w:p>
    <w:p w14:paraId="688AF024" w14:textId="77777777" w:rsidR="008D49D5" w:rsidRPr="00D46C2D" w:rsidRDefault="008D49D5" w:rsidP="008D49D5">
      <w:pPr>
        <w:pStyle w:val="Ttesto"/>
        <w:numPr>
          <w:ilvl w:val="0"/>
          <w:numId w:val="34"/>
        </w:numPr>
        <w:ind w:left="426"/>
        <w:rPr>
          <w:lang w:val="en-US"/>
        </w:rPr>
      </w:pPr>
      <w:r w:rsidRPr="00D46C2D">
        <w:rPr>
          <w:lang w:val="en-US"/>
        </w:rPr>
        <w:t xml:space="preserve">youtube_player_flutter: </w:t>
      </w:r>
      <w:r>
        <w:fldChar w:fldCharType="begin"/>
      </w:r>
      <w:r w:rsidRPr="00FE238C">
        <w:rPr>
          <w:lang w:val="en-US"/>
          <w:rPrChange w:id="345" w:author="LARA LONGHI" w:date="2024-08-07T10:10:00Z" w16du:dateUtc="2024-08-07T08:10:00Z">
            <w:rPr/>
          </w:rPrChange>
        </w:rPr>
        <w:instrText>HYPERLINK "https://pub.dev/packages/youtube_player_flutter"</w:instrText>
      </w:r>
      <w:r>
        <w:fldChar w:fldCharType="separate"/>
      </w:r>
      <w:r w:rsidRPr="00D56CDC">
        <w:rPr>
          <w:rStyle w:val="Collegamentoipertestuale"/>
          <w:lang w:val="en-US"/>
        </w:rPr>
        <w:t>https://pub.dev/packages/youtube_player_flutter</w:t>
      </w:r>
      <w:r>
        <w:rPr>
          <w:rStyle w:val="Collegamentoipertestuale"/>
          <w:lang w:val="en-US"/>
        </w:rPr>
        <w:fldChar w:fldCharType="end"/>
      </w:r>
      <w:r>
        <w:rPr>
          <w:lang w:val="en-US"/>
        </w:rPr>
        <w:t xml:space="preserve"> </w:t>
      </w:r>
    </w:p>
    <w:p w14:paraId="7366F69C" w14:textId="77777777" w:rsidR="0006231D" w:rsidRDefault="008D49D5" w:rsidP="0006231D">
      <w:pPr>
        <w:pStyle w:val="Ttesto"/>
        <w:numPr>
          <w:ilvl w:val="0"/>
          <w:numId w:val="34"/>
        </w:numPr>
        <w:ind w:left="426"/>
        <w:rPr>
          <w:lang w:val="en-US"/>
        </w:rPr>
      </w:pPr>
      <w:r w:rsidRPr="00D46C2D">
        <w:rPr>
          <w:lang w:val="en-US"/>
        </w:rPr>
        <w:t xml:space="preserve">youtube_player_iframe: </w:t>
      </w:r>
      <w:r>
        <w:fldChar w:fldCharType="begin"/>
      </w:r>
      <w:r w:rsidRPr="00FE238C">
        <w:rPr>
          <w:lang w:val="en-US"/>
          <w:rPrChange w:id="346" w:author="LARA LONGHI" w:date="2024-08-07T10:10:00Z" w16du:dateUtc="2024-08-07T08:10:00Z">
            <w:rPr/>
          </w:rPrChange>
        </w:rPr>
        <w:instrText>HYPERLINK "https://pub.dev/packages/youtube_player_iframe"</w:instrText>
      </w:r>
      <w:r>
        <w:fldChar w:fldCharType="separate"/>
      </w:r>
      <w:r w:rsidRPr="00D56CDC">
        <w:rPr>
          <w:rStyle w:val="Collegamentoipertestuale"/>
          <w:lang w:val="en-US"/>
        </w:rPr>
        <w:t>https://pub.dev/packages/youtube_player_iframe</w:t>
      </w:r>
      <w:r>
        <w:rPr>
          <w:rStyle w:val="Collegamentoipertestuale"/>
          <w:lang w:val="en-US"/>
        </w:rPr>
        <w:fldChar w:fldCharType="end"/>
      </w:r>
      <w:r>
        <w:rPr>
          <w:lang w:val="en-US"/>
        </w:rPr>
        <w:t xml:space="preserve"> </w:t>
      </w:r>
    </w:p>
    <w:p w14:paraId="4B1217C3" w14:textId="77777777" w:rsidR="0006231D" w:rsidRDefault="0006231D" w:rsidP="0006231D">
      <w:pPr>
        <w:pStyle w:val="Ttesto"/>
        <w:ind w:left="426"/>
        <w:rPr>
          <w:lang w:val="en-US"/>
        </w:rPr>
      </w:pPr>
    </w:p>
    <w:p w14:paraId="580A3CD7"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1F28EA6D"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227EF9A9" w14:textId="7E88A004" w:rsidR="0006231D" w:rsidRPr="00B25F28" w:rsidRDefault="0006231D" w:rsidP="0006231D">
      <w:pPr>
        <w:pStyle w:val="TitoloT"/>
        <w:numPr>
          <w:ilvl w:val="0"/>
          <w:numId w:val="0"/>
        </w:numPr>
      </w:pPr>
      <w:bookmarkStart w:id="347" w:name="_Toc175647205"/>
      <w:r>
        <w:lastRenderedPageBreak/>
        <w:t>Appendice B: Riferiment</w:t>
      </w:r>
      <w:r w:rsidR="00751AE4">
        <w:t>o</w:t>
      </w:r>
      <w:r>
        <w:t xml:space="preserve"> al c</w:t>
      </w:r>
      <w:r w:rsidR="003103E6">
        <w:t xml:space="preserve">odice del file </w:t>
      </w:r>
      <w:proofErr w:type="spellStart"/>
      <w:r w:rsidR="003103E6">
        <w:t>message.dart</w:t>
      </w:r>
      <w:bookmarkEnd w:id="347"/>
      <w:proofErr w:type="spellEnd"/>
    </w:p>
    <w:p w14:paraId="721393DF" w14:textId="579F5D88" w:rsidR="00BB3697" w:rsidRPr="00055926" w:rsidRDefault="0006231D" w:rsidP="0006231D">
      <w:pPr>
        <w:pStyle w:val="Ttesto"/>
        <w:ind w:left="0"/>
      </w:pPr>
      <w:ins w:id="348" w:author="LARA LONGHI" w:date="2024-08-02T12:33:00Z" w16du:dateUtc="2024-08-02T10:33:00Z">
        <w:r>
          <w:rPr>
            <w:noProof/>
          </w:rPr>
          <mc:AlternateContent>
            <mc:Choice Requires="wps">
              <w:drawing>
                <wp:anchor distT="45720" distB="45720" distL="114300" distR="114300" simplePos="0" relativeHeight="251660301" behindDoc="0" locked="0" layoutInCell="1" allowOverlap="1" wp14:anchorId="741CCCE4" wp14:editId="232276EF">
                  <wp:simplePos x="0" y="0"/>
                  <wp:positionH relativeFrom="column">
                    <wp:posOffset>-1270</wp:posOffset>
                  </wp:positionH>
                  <wp:positionV relativeFrom="paragraph">
                    <wp:posOffset>254635</wp:posOffset>
                  </wp:positionV>
                  <wp:extent cx="5424170" cy="1404620"/>
                  <wp:effectExtent l="0" t="0" r="24130"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404620"/>
                          </a:xfrm>
                          <a:prstGeom prst="rect">
                            <a:avLst/>
                          </a:prstGeom>
                          <a:solidFill>
                            <a:srgbClr val="FFFFFF"/>
                          </a:solidFill>
                          <a:ln w="9525">
                            <a:solidFill>
                              <a:srgbClr val="000000"/>
                            </a:solidFill>
                            <a:miter lim="800000"/>
                            <a:headEnd/>
                            <a:tailEnd/>
                          </a:ln>
                        </wps:spPr>
                        <wps:txbx>
                          <w:txbxContent>
                            <w:p w14:paraId="28213290" w14:textId="77777777" w:rsidR="00BB3697" w:rsidRPr="00AF5F0F" w:rsidRDefault="00BB3697" w:rsidP="00BB3697">
                              <w:pPr>
                                <w:rPr>
                                  <w:ins w:id="349" w:author="LARA LONGHI" w:date="2024-08-02T12:33:00Z"/>
                                  <w:rFonts w:ascii="Consolas" w:hAnsi="Consolas"/>
                                  <w:lang w:val="en-US"/>
                                  <w:rPrChange w:id="350" w:author="LARA LONGHI" w:date="2024-08-02T12:33:00Z" w16du:dateUtc="2024-08-02T10:33:00Z">
                                    <w:rPr>
                                      <w:ins w:id="351" w:author="LARA LONGHI" w:date="2024-08-02T12:33:00Z"/>
                                    </w:rPr>
                                  </w:rPrChange>
                                </w:rPr>
                              </w:pPr>
                              <w:ins w:id="352" w:author="LARA LONGHI" w:date="2024-08-02T12:33:00Z">
                                <w:r w:rsidRPr="00AF5F0F">
                                  <w:rPr>
                                    <w:rFonts w:ascii="Consolas" w:hAnsi="Consolas"/>
                                    <w:lang w:val="en-US"/>
                                    <w:rPrChange w:id="353"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354" w:author="LARA LONGHI" w:date="2024-08-02T12:33:00Z">
                                <w:r w:rsidRPr="00AF5F0F">
                                  <w:rPr>
                                    <w:rFonts w:ascii="Consolas" w:hAnsi="Consolas"/>
                                    <w:lang w:val="en-US"/>
                                    <w:rPrChange w:id="355" w:author="LARA LONGHI" w:date="2024-08-02T12:33:00Z" w16du:dateUtc="2024-08-02T10:33:00Z">
                                      <w:rPr/>
                                    </w:rPrChange>
                                  </w:rPr>
                                  <w:t xml:space="preserve">  "ciao": "Ciao, come stai? </w:t>
                                </w:r>
                                <w:r w:rsidRPr="00AF5F0F">
                                  <w:rPr>
                                    <w:rFonts w:ascii="Consolas" w:hAnsi="Consolas"/>
                                    <w:rPrChange w:id="356" w:author="LARA LONGHI" w:date="2024-08-02T12:33:00Z" w16du:dateUtc="2024-08-02T10:33:00Z">
                                      <w:rPr/>
                                    </w:rPrChange>
                                  </w:rPr>
                                  <w:t>Posso aiutarti con qualcosa</w:t>
                                </w:r>
                              </w:ins>
                              <w:ins w:id="357" w:author="LARA LONGHI" w:date="2024-08-02T12:34:00Z" w16du:dateUtc="2024-08-02T10:34:00Z">
                                <w:r>
                                  <w:rPr>
                                    <w:rFonts w:ascii="Consolas" w:hAnsi="Consolas"/>
                                  </w:rPr>
                                  <w:t xml:space="preserve"> </w:t>
                                </w:r>
                              </w:ins>
                              <w:ins w:id="358" w:author="LARA LONGHI" w:date="2024-08-02T12:33:00Z">
                                <w:r w:rsidRPr="00AF5F0F">
                                  <w:rPr>
                                    <w:rFonts w:ascii="Consolas" w:hAnsi="Consolas"/>
                                    <w:rPrChange w:id="359" w:author="LARA LONGHI" w:date="2024-08-02T12:33:00Z" w16du:dateUtc="2024-08-02T10:33:00Z">
                                      <w:rPr/>
                                    </w:rPrChange>
                                  </w:rPr>
                                  <w:t>oggi?",</w:t>
                                </w:r>
                              </w:ins>
                            </w:p>
                            <w:p w14:paraId="3402BF68" w14:textId="2CF4FFA4" w:rsidR="00751AE4" w:rsidRPr="00AF5F0F" w:rsidRDefault="00751AE4" w:rsidP="00BB3697">
                              <w:pPr>
                                <w:rPr>
                                  <w:ins w:id="360" w:author="LARA LONGHI" w:date="2024-08-02T12:33:00Z"/>
                                  <w:rFonts w:ascii="Consolas" w:hAnsi="Consolas"/>
                                  <w:rPrChange w:id="361" w:author="LARA LONGHI" w:date="2024-08-02T12:33:00Z" w16du:dateUtc="2024-08-02T10:33:00Z">
                                    <w:rPr>
                                      <w:ins w:id="362"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363" w:author="LARA LONGHI" w:date="2024-08-02T12:33:00Z"/>
                                  <w:rFonts w:ascii="Consolas" w:hAnsi="Consolas"/>
                                  <w:rPrChange w:id="364" w:author="LARA LONGHI" w:date="2024-08-02T12:33:00Z" w16du:dateUtc="2024-08-02T10:33:00Z">
                                    <w:rPr>
                                      <w:ins w:id="365" w:author="LARA LONGHI" w:date="2024-08-02T12:33:00Z"/>
                                    </w:rPr>
                                  </w:rPrChange>
                                </w:rPr>
                              </w:pPr>
                              <w:ins w:id="366" w:author="LARA LONGHI" w:date="2024-08-02T12:33:00Z">
                                <w:r w:rsidRPr="00AF5F0F">
                                  <w:rPr>
                                    <w:rFonts w:ascii="Consolas" w:hAnsi="Consolas"/>
                                    <w:rPrChange w:id="367"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368" w:author="LARA LONGHI" w:date="2024-08-02T12:33:00Z"/>
                                  <w:rFonts w:ascii="Consolas" w:hAnsi="Consolas"/>
                                  <w:rPrChange w:id="369" w:author="LARA LONGHI" w:date="2024-08-02T12:33:00Z" w16du:dateUtc="2024-08-02T10:33:00Z">
                                    <w:rPr>
                                      <w:ins w:id="370" w:author="LARA LONGHI" w:date="2024-08-02T12:33:00Z"/>
                                    </w:rPr>
                                  </w:rPrChange>
                                </w:rPr>
                              </w:pPr>
                              <w:ins w:id="371" w:author="LARA LONGHI" w:date="2024-08-02T12:33:00Z">
                                <w:r w:rsidRPr="00AF5F0F">
                                  <w:rPr>
                                    <w:rFonts w:ascii="Consolas" w:hAnsi="Consolas"/>
                                    <w:rPrChange w:id="372"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373" w:author="LARA LONGHI" w:date="2024-08-02T12:33:00Z"/>
                                  <w:rFonts w:ascii="Consolas" w:hAnsi="Consolas"/>
                                  <w:rPrChange w:id="374" w:author="LARA LONGHI" w:date="2024-08-02T12:33:00Z" w16du:dateUtc="2024-08-02T10:33:00Z">
                                    <w:rPr>
                                      <w:ins w:id="375" w:author="LARA LONGHI" w:date="2024-08-02T12:33:00Z"/>
                                    </w:rPr>
                                  </w:rPrChange>
                                </w:rPr>
                              </w:pPr>
                              <w:ins w:id="376" w:author="LARA LONGHI" w:date="2024-08-02T12:33:00Z">
                                <w:r w:rsidRPr="00AF5F0F">
                                  <w:rPr>
                                    <w:rFonts w:ascii="Consolas" w:hAnsi="Consolas"/>
                                    <w:rPrChange w:id="377"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378" w:author="LARA LONGHI" w:date="2024-08-02T12:33:00Z"/>
                                  <w:rFonts w:ascii="Consolas" w:hAnsi="Consolas"/>
                                  <w:rPrChange w:id="379" w:author="LARA LONGHI" w:date="2024-08-02T12:33:00Z" w16du:dateUtc="2024-08-02T10:33:00Z">
                                    <w:rPr>
                                      <w:ins w:id="380" w:author="LARA LONGHI" w:date="2024-08-02T12:33:00Z"/>
                                    </w:rPr>
                                  </w:rPrChange>
                                </w:rPr>
                              </w:pPr>
                              <w:ins w:id="381" w:author="LARA LONGHI" w:date="2024-08-02T12:33:00Z">
                                <w:r w:rsidRPr="00AF5F0F">
                                  <w:rPr>
                                    <w:rFonts w:ascii="Consolas" w:hAnsi="Consolas"/>
                                    <w:rPrChange w:id="382"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383" w:author="LARA LONGHI" w:date="2024-08-02T12:33:00Z"/>
                                  <w:rFonts w:ascii="Consolas" w:hAnsi="Consolas"/>
                                  <w:rPrChange w:id="384" w:author="LARA LONGHI" w:date="2024-08-02T12:33:00Z" w16du:dateUtc="2024-08-02T10:33:00Z">
                                    <w:rPr>
                                      <w:ins w:id="385" w:author="LARA LONGHI" w:date="2024-08-02T12:33:00Z"/>
                                    </w:rPr>
                                  </w:rPrChange>
                                </w:rPr>
                              </w:pPr>
                              <w:ins w:id="386" w:author="LARA LONGHI" w:date="2024-08-02T12:33:00Z">
                                <w:r w:rsidRPr="00AF5F0F">
                                  <w:rPr>
                                    <w:rFonts w:ascii="Consolas" w:hAnsi="Consolas"/>
                                    <w:rPrChange w:id="387"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388" w:author="LARA LONGHI" w:date="2024-08-02T12:33:00Z"/>
                                  <w:rFonts w:ascii="Consolas" w:hAnsi="Consolas"/>
                                  <w:rPrChange w:id="389" w:author="LARA LONGHI" w:date="2024-08-02T12:33:00Z" w16du:dateUtc="2024-08-02T10:33:00Z">
                                    <w:rPr>
                                      <w:ins w:id="390" w:author="LARA LONGHI" w:date="2024-08-02T12:33:00Z"/>
                                    </w:rPr>
                                  </w:rPrChange>
                                </w:rPr>
                              </w:pPr>
                              <w:ins w:id="391" w:author="LARA LONGHI" w:date="2024-08-02T12:33:00Z">
                                <w:r w:rsidRPr="00AF5F0F">
                                  <w:rPr>
                                    <w:rFonts w:ascii="Consolas" w:hAnsi="Consolas"/>
                                    <w:rPrChange w:id="392"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393" w:author="LARA LONGHI" w:date="2024-08-02T12:33:00Z"/>
                                  <w:rFonts w:ascii="Consolas" w:hAnsi="Consolas"/>
                                  <w:rPrChange w:id="394" w:author="LARA LONGHI" w:date="2024-08-02T12:33:00Z" w16du:dateUtc="2024-08-02T10:33:00Z">
                                    <w:rPr>
                                      <w:ins w:id="395" w:author="LARA LONGHI" w:date="2024-08-02T12:33:00Z"/>
                                    </w:rPr>
                                  </w:rPrChange>
                                </w:rPr>
                              </w:pPr>
                              <w:ins w:id="396" w:author="LARA LONGHI" w:date="2024-08-02T12:33:00Z">
                                <w:r w:rsidRPr="00AF5F0F">
                                  <w:rPr>
                                    <w:rFonts w:ascii="Consolas" w:hAnsi="Consolas"/>
                                    <w:rPrChange w:id="397"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398" w:author="LARA LONGHI" w:date="2024-08-02T12:33:00Z"/>
                                  <w:rFonts w:ascii="Consolas" w:hAnsi="Consolas"/>
                                  <w:rPrChange w:id="399" w:author="LARA LONGHI" w:date="2024-08-02T12:33:00Z" w16du:dateUtc="2024-08-02T10:33:00Z">
                                    <w:rPr>
                                      <w:ins w:id="400" w:author="LARA LONGHI" w:date="2024-08-02T12:33:00Z"/>
                                    </w:rPr>
                                  </w:rPrChange>
                                </w:rPr>
                              </w:pPr>
                              <w:ins w:id="401" w:author="LARA LONGHI" w:date="2024-08-02T12:33:00Z">
                                <w:r w:rsidRPr="00AF5F0F">
                                  <w:rPr>
                                    <w:rFonts w:ascii="Consolas" w:hAnsi="Consolas"/>
                                    <w:rPrChange w:id="402"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403" w:author="LARA LONGHI" w:date="2024-08-02T12:33:00Z"/>
                                  <w:rFonts w:ascii="Consolas" w:hAnsi="Consolas"/>
                                  <w:rPrChange w:id="404" w:author="LARA LONGHI" w:date="2024-08-02T12:33:00Z" w16du:dateUtc="2024-08-02T10:33:00Z">
                                    <w:rPr>
                                      <w:ins w:id="405" w:author="LARA LONGHI" w:date="2024-08-02T12:33:00Z"/>
                                    </w:rPr>
                                  </w:rPrChange>
                                </w:rPr>
                              </w:pPr>
                              <w:ins w:id="406" w:author="LARA LONGHI" w:date="2024-08-02T12:33:00Z">
                                <w:r w:rsidRPr="00AF5F0F">
                                  <w:rPr>
                                    <w:rFonts w:ascii="Consolas" w:hAnsi="Consolas"/>
                                    <w:rPrChange w:id="407"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408" w:author="LARA LONGHI" w:date="2024-08-02T12:33:00Z"/>
                                  <w:rFonts w:ascii="Consolas" w:hAnsi="Consolas"/>
                                  <w:rPrChange w:id="409" w:author="LARA LONGHI" w:date="2024-08-02T12:33:00Z" w16du:dateUtc="2024-08-02T10:33:00Z">
                                    <w:rPr>
                                      <w:ins w:id="410" w:author="LARA LONGHI" w:date="2024-08-02T12:33:00Z"/>
                                    </w:rPr>
                                  </w:rPrChange>
                                </w:rPr>
                              </w:pPr>
                              <w:ins w:id="411" w:author="LARA LONGHI" w:date="2024-08-02T12:33:00Z">
                                <w:r w:rsidRPr="00AF5F0F">
                                  <w:rPr>
                                    <w:rFonts w:ascii="Consolas" w:hAnsi="Consolas"/>
                                    <w:rPrChange w:id="412"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413" w:author="LARA LONGHI" w:date="2024-08-02T12:33:00Z"/>
                                  <w:rFonts w:ascii="Consolas" w:hAnsi="Consolas"/>
                                  <w:rPrChange w:id="414" w:author="LARA LONGHI" w:date="2024-08-02T12:33:00Z" w16du:dateUtc="2024-08-02T10:33:00Z">
                                    <w:rPr>
                                      <w:ins w:id="415" w:author="LARA LONGHI" w:date="2024-08-02T12:33:00Z"/>
                                    </w:rPr>
                                  </w:rPrChange>
                                </w:rPr>
                              </w:pPr>
                              <w:ins w:id="416" w:author="LARA LONGHI" w:date="2024-08-02T12:33:00Z">
                                <w:r w:rsidRPr="00AF5F0F">
                                  <w:rPr>
                                    <w:rFonts w:ascii="Consolas" w:hAnsi="Consolas"/>
                                    <w:rPrChange w:id="417"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418" w:author="LARA LONGHI" w:date="2024-08-02T12:33:00Z"/>
                                  <w:rFonts w:ascii="Consolas" w:hAnsi="Consolas"/>
                                  <w:rPrChange w:id="419" w:author="LARA LONGHI" w:date="2024-08-02T12:33:00Z" w16du:dateUtc="2024-08-02T10:33:00Z">
                                    <w:rPr>
                                      <w:ins w:id="420" w:author="LARA LONGHI" w:date="2024-08-02T12:33:00Z"/>
                                    </w:rPr>
                                  </w:rPrChange>
                                </w:rPr>
                              </w:pPr>
                              <w:ins w:id="421" w:author="LARA LONGHI" w:date="2024-08-02T12:33:00Z">
                                <w:r w:rsidRPr="00AF5F0F">
                                  <w:rPr>
                                    <w:rFonts w:ascii="Consolas" w:hAnsi="Consolas"/>
                                    <w:rPrChange w:id="422"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423" w:author="LARA LONGHI" w:date="2024-08-02T12:33:00Z"/>
                                  <w:rFonts w:ascii="Consolas" w:hAnsi="Consolas"/>
                                  <w:rPrChange w:id="424" w:author="LARA LONGHI" w:date="2024-08-02T12:33:00Z" w16du:dateUtc="2024-08-02T10:33:00Z">
                                    <w:rPr>
                                      <w:ins w:id="425" w:author="LARA LONGHI" w:date="2024-08-02T12:33:00Z"/>
                                    </w:rPr>
                                  </w:rPrChange>
                                </w:rPr>
                              </w:pPr>
                              <w:ins w:id="426" w:author="LARA LONGHI" w:date="2024-08-02T12:33:00Z">
                                <w:r w:rsidRPr="00AF5F0F">
                                  <w:rPr>
                                    <w:rFonts w:ascii="Consolas" w:hAnsi="Consolas"/>
                                    <w:rPrChange w:id="427"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428" w:author="LARA LONGHI" w:date="2024-08-02T12:33:00Z" w16du:dateUtc="2024-08-02T10:33:00Z">
                                    <w:rPr/>
                                  </w:rPrChange>
                                </w:rPr>
                              </w:pPr>
                              <w:ins w:id="429" w:author="LARA LONGHI" w:date="2024-08-02T12:33:00Z">
                                <w:r w:rsidRPr="00AF5F0F">
                                  <w:rPr>
                                    <w:rFonts w:ascii="Consolas" w:hAnsi="Consolas"/>
                                    <w:rPrChange w:id="430" w:author="LARA LONGHI" w:date="2024-08-02T12:33:00Z" w16du:dateUtc="2024-08-02T10:33:00Z">
                                      <w:rPr/>
                                    </w:rPrChange>
                                  </w:rPr>
                                  <w:t>};</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1CCCE4" id="_x0000_t202" coordsize="21600,21600" o:spt="202" path="m,l,21600r21600,l21600,xe">
                  <v:stroke joinstyle="miter"/>
                  <v:path gradientshapeok="t" o:connecttype="rect"/>
                </v:shapetype>
                <v:shape id="Casella di testo 2" o:spid="_x0000_s1026" type="#_x0000_t202" style="position:absolute;left:0;text-align:left;margin-left:-.1pt;margin-top:20.05pt;width:427.1pt;height:110.6pt;z-index:25166030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">
                  <v:textbox style="mso-fit-shape-to-text:t">
                    <w:txbxContent>
                      <w:p w14:paraId="28213290" w14:textId="77777777" w:rsidR="00BB3697" w:rsidRPr="00AF5F0F" w:rsidRDefault="00BB3697" w:rsidP="00BB3697">
                        <w:pPr>
                          <w:rPr>
                            <w:ins w:id="431" w:author="LARA LONGHI" w:date="2024-08-02T12:33:00Z"/>
                            <w:rFonts w:ascii="Consolas" w:hAnsi="Consolas"/>
                            <w:lang w:val="en-US"/>
                            <w:rPrChange w:id="432" w:author="LARA LONGHI" w:date="2024-08-02T12:33:00Z" w16du:dateUtc="2024-08-02T10:33:00Z">
                              <w:rPr>
                                <w:ins w:id="433" w:author="LARA LONGHI" w:date="2024-08-02T12:33:00Z"/>
                              </w:rPr>
                            </w:rPrChange>
                          </w:rPr>
                        </w:pPr>
                        <w:ins w:id="434" w:author="LARA LONGHI" w:date="2024-08-02T12:33:00Z">
                          <w:r w:rsidRPr="00AF5F0F">
                            <w:rPr>
                              <w:rFonts w:ascii="Consolas" w:hAnsi="Consolas"/>
                              <w:lang w:val="en-US"/>
                              <w:rPrChange w:id="435"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436" w:author="LARA LONGHI" w:date="2024-08-02T12:33:00Z">
                          <w:r w:rsidRPr="00AF5F0F">
                            <w:rPr>
                              <w:rFonts w:ascii="Consolas" w:hAnsi="Consolas"/>
                              <w:lang w:val="en-US"/>
                              <w:rPrChange w:id="437" w:author="LARA LONGHI" w:date="2024-08-02T12:33:00Z" w16du:dateUtc="2024-08-02T10:33:00Z">
                                <w:rPr/>
                              </w:rPrChange>
                            </w:rPr>
                            <w:t xml:space="preserve">  "ciao": "Ciao, come stai? </w:t>
                          </w:r>
                          <w:r w:rsidRPr="00AF5F0F">
                            <w:rPr>
                              <w:rFonts w:ascii="Consolas" w:hAnsi="Consolas"/>
                              <w:rPrChange w:id="438" w:author="LARA LONGHI" w:date="2024-08-02T12:33:00Z" w16du:dateUtc="2024-08-02T10:33:00Z">
                                <w:rPr/>
                              </w:rPrChange>
                            </w:rPr>
                            <w:t>Posso aiutarti con qualcosa</w:t>
                          </w:r>
                        </w:ins>
                        <w:ins w:id="439" w:author="LARA LONGHI" w:date="2024-08-02T12:34:00Z" w16du:dateUtc="2024-08-02T10:34:00Z">
                          <w:r>
                            <w:rPr>
                              <w:rFonts w:ascii="Consolas" w:hAnsi="Consolas"/>
                            </w:rPr>
                            <w:t xml:space="preserve"> </w:t>
                          </w:r>
                        </w:ins>
                        <w:ins w:id="440" w:author="LARA LONGHI" w:date="2024-08-02T12:33:00Z">
                          <w:r w:rsidRPr="00AF5F0F">
                            <w:rPr>
                              <w:rFonts w:ascii="Consolas" w:hAnsi="Consolas"/>
                              <w:rPrChange w:id="441" w:author="LARA LONGHI" w:date="2024-08-02T12:33:00Z" w16du:dateUtc="2024-08-02T10:33:00Z">
                                <w:rPr/>
                              </w:rPrChange>
                            </w:rPr>
                            <w:t>oggi?",</w:t>
                          </w:r>
                        </w:ins>
                      </w:p>
                      <w:p w14:paraId="3402BF68" w14:textId="2CF4FFA4" w:rsidR="00751AE4" w:rsidRPr="00AF5F0F" w:rsidRDefault="00751AE4" w:rsidP="00BB3697">
                        <w:pPr>
                          <w:rPr>
                            <w:ins w:id="442" w:author="LARA LONGHI" w:date="2024-08-02T12:33:00Z"/>
                            <w:rFonts w:ascii="Consolas" w:hAnsi="Consolas"/>
                            <w:rPrChange w:id="443" w:author="LARA LONGHI" w:date="2024-08-02T12:33:00Z" w16du:dateUtc="2024-08-02T10:33:00Z">
                              <w:rPr>
                                <w:ins w:id="444"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445" w:author="LARA LONGHI" w:date="2024-08-02T12:33:00Z"/>
                            <w:rFonts w:ascii="Consolas" w:hAnsi="Consolas"/>
                            <w:rPrChange w:id="446" w:author="LARA LONGHI" w:date="2024-08-02T12:33:00Z" w16du:dateUtc="2024-08-02T10:33:00Z">
                              <w:rPr>
                                <w:ins w:id="447" w:author="LARA LONGHI" w:date="2024-08-02T12:33:00Z"/>
                              </w:rPr>
                            </w:rPrChange>
                          </w:rPr>
                        </w:pPr>
                        <w:ins w:id="448" w:author="LARA LONGHI" w:date="2024-08-02T12:33:00Z">
                          <w:r w:rsidRPr="00AF5F0F">
                            <w:rPr>
                              <w:rFonts w:ascii="Consolas" w:hAnsi="Consolas"/>
                              <w:rPrChange w:id="449"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450" w:author="LARA LONGHI" w:date="2024-08-02T12:33:00Z"/>
                            <w:rFonts w:ascii="Consolas" w:hAnsi="Consolas"/>
                            <w:rPrChange w:id="451" w:author="LARA LONGHI" w:date="2024-08-02T12:33:00Z" w16du:dateUtc="2024-08-02T10:33:00Z">
                              <w:rPr>
                                <w:ins w:id="452" w:author="LARA LONGHI" w:date="2024-08-02T12:33:00Z"/>
                              </w:rPr>
                            </w:rPrChange>
                          </w:rPr>
                        </w:pPr>
                        <w:ins w:id="453" w:author="LARA LONGHI" w:date="2024-08-02T12:33:00Z">
                          <w:r w:rsidRPr="00AF5F0F">
                            <w:rPr>
                              <w:rFonts w:ascii="Consolas" w:hAnsi="Consolas"/>
                              <w:rPrChange w:id="454"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455" w:author="LARA LONGHI" w:date="2024-08-02T12:33:00Z"/>
                            <w:rFonts w:ascii="Consolas" w:hAnsi="Consolas"/>
                            <w:rPrChange w:id="456" w:author="LARA LONGHI" w:date="2024-08-02T12:33:00Z" w16du:dateUtc="2024-08-02T10:33:00Z">
                              <w:rPr>
                                <w:ins w:id="457" w:author="LARA LONGHI" w:date="2024-08-02T12:33:00Z"/>
                              </w:rPr>
                            </w:rPrChange>
                          </w:rPr>
                        </w:pPr>
                        <w:ins w:id="458" w:author="LARA LONGHI" w:date="2024-08-02T12:33:00Z">
                          <w:r w:rsidRPr="00AF5F0F">
                            <w:rPr>
                              <w:rFonts w:ascii="Consolas" w:hAnsi="Consolas"/>
                              <w:rPrChange w:id="459"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460" w:author="LARA LONGHI" w:date="2024-08-02T12:33:00Z"/>
                            <w:rFonts w:ascii="Consolas" w:hAnsi="Consolas"/>
                            <w:rPrChange w:id="461" w:author="LARA LONGHI" w:date="2024-08-02T12:33:00Z" w16du:dateUtc="2024-08-02T10:33:00Z">
                              <w:rPr>
                                <w:ins w:id="462" w:author="LARA LONGHI" w:date="2024-08-02T12:33:00Z"/>
                              </w:rPr>
                            </w:rPrChange>
                          </w:rPr>
                        </w:pPr>
                        <w:ins w:id="463" w:author="LARA LONGHI" w:date="2024-08-02T12:33:00Z">
                          <w:r w:rsidRPr="00AF5F0F">
                            <w:rPr>
                              <w:rFonts w:ascii="Consolas" w:hAnsi="Consolas"/>
                              <w:rPrChange w:id="464"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465" w:author="LARA LONGHI" w:date="2024-08-02T12:33:00Z"/>
                            <w:rFonts w:ascii="Consolas" w:hAnsi="Consolas"/>
                            <w:rPrChange w:id="466" w:author="LARA LONGHI" w:date="2024-08-02T12:33:00Z" w16du:dateUtc="2024-08-02T10:33:00Z">
                              <w:rPr>
                                <w:ins w:id="467" w:author="LARA LONGHI" w:date="2024-08-02T12:33:00Z"/>
                              </w:rPr>
                            </w:rPrChange>
                          </w:rPr>
                        </w:pPr>
                        <w:ins w:id="468" w:author="LARA LONGHI" w:date="2024-08-02T12:33:00Z">
                          <w:r w:rsidRPr="00AF5F0F">
                            <w:rPr>
                              <w:rFonts w:ascii="Consolas" w:hAnsi="Consolas"/>
                              <w:rPrChange w:id="469"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470" w:author="LARA LONGHI" w:date="2024-08-02T12:33:00Z"/>
                            <w:rFonts w:ascii="Consolas" w:hAnsi="Consolas"/>
                            <w:rPrChange w:id="471" w:author="LARA LONGHI" w:date="2024-08-02T12:33:00Z" w16du:dateUtc="2024-08-02T10:33:00Z">
                              <w:rPr>
                                <w:ins w:id="472" w:author="LARA LONGHI" w:date="2024-08-02T12:33:00Z"/>
                              </w:rPr>
                            </w:rPrChange>
                          </w:rPr>
                        </w:pPr>
                        <w:ins w:id="473" w:author="LARA LONGHI" w:date="2024-08-02T12:33:00Z">
                          <w:r w:rsidRPr="00AF5F0F">
                            <w:rPr>
                              <w:rFonts w:ascii="Consolas" w:hAnsi="Consolas"/>
                              <w:rPrChange w:id="474"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475" w:author="LARA LONGHI" w:date="2024-08-02T12:33:00Z"/>
                            <w:rFonts w:ascii="Consolas" w:hAnsi="Consolas"/>
                            <w:rPrChange w:id="476" w:author="LARA LONGHI" w:date="2024-08-02T12:33:00Z" w16du:dateUtc="2024-08-02T10:33:00Z">
                              <w:rPr>
                                <w:ins w:id="477" w:author="LARA LONGHI" w:date="2024-08-02T12:33:00Z"/>
                              </w:rPr>
                            </w:rPrChange>
                          </w:rPr>
                        </w:pPr>
                        <w:ins w:id="478" w:author="LARA LONGHI" w:date="2024-08-02T12:33:00Z">
                          <w:r w:rsidRPr="00AF5F0F">
                            <w:rPr>
                              <w:rFonts w:ascii="Consolas" w:hAnsi="Consolas"/>
                              <w:rPrChange w:id="479"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480" w:author="LARA LONGHI" w:date="2024-08-02T12:33:00Z"/>
                            <w:rFonts w:ascii="Consolas" w:hAnsi="Consolas"/>
                            <w:rPrChange w:id="481" w:author="LARA LONGHI" w:date="2024-08-02T12:33:00Z" w16du:dateUtc="2024-08-02T10:33:00Z">
                              <w:rPr>
                                <w:ins w:id="482" w:author="LARA LONGHI" w:date="2024-08-02T12:33:00Z"/>
                              </w:rPr>
                            </w:rPrChange>
                          </w:rPr>
                        </w:pPr>
                        <w:ins w:id="483" w:author="LARA LONGHI" w:date="2024-08-02T12:33:00Z">
                          <w:r w:rsidRPr="00AF5F0F">
                            <w:rPr>
                              <w:rFonts w:ascii="Consolas" w:hAnsi="Consolas"/>
                              <w:rPrChange w:id="484"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485" w:author="LARA LONGHI" w:date="2024-08-02T12:33:00Z"/>
                            <w:rFonts w:ascii="Consolas" w:hAnsi="Consolas"/>
                            <w:rPrChange w:id="486" w:author="LARA LONGHI" w:date="2024-08-02T12:33:00Z" w16du:dateUtc="2024-08-02T10:33:00Z">
                              <w:rPr>
                                <w:ins w:id="487" w:author="LARA LONGHI" w:date="2024-08-02T12:33:00Z"/>
                              </w:rPr>
                            </w:rPrChange>
                          </w:rPr>
                        </w:pPr>
                        <w:ins w:id="488" w:author="LARA LONGHI" w:date="2024-08-02T12:33:00Z">
                          <w:r w:rsidRPr="00AF5F0F">
                            <w:rPr>
                              <w:rFonts w:ascii="Consolas" w:hAnsi="Consolas"/>
                              <w:rPrChange w:id="489"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490" w:author="LARA LONGHI" w:date="2024-08-02T12:33:00Z"/>
                            <w:rFonts w:ascii="Consolas" w:hAnsi="Consolas"/>
                            <w:rPrChange w:id="491" w:author="LARA LONGHI" w:date="2024-08-02T12:33:00Z" w16du:dateUtc="2024-08-02T10:33:00Z">
                              <w:rPr>
                                <w:ins w:id="492" w:author="LARA LONGHI" w:date="2024-08-02T12:33:00Z"/>
                              </w:rPr>
                            </w:rPrChange>
                          </w:rPr>
                        </w:pPr>
                        <w:ins w:id="493" w:author="LARA LONGHI" w:date="2024-08-02T12:33:00Z">
                          <w:r w:rsidRPr="00AF5F0F">
                            <w:rPr>
                              <w:rFonts w:ascii="Consolas" w:hAnsi="Consolas"/>
                              <w:rPrChange w:id="494"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495" w:author="LARA LONGHI" w:date="2024-08-02T12:33:00Z"/>
                            <w:rFonts w:ascii="Consolas" w:hAnsi="Consolas"/>
                            <w:rPrChange w:id="496" w:author="LARA LONGHI" w:date="2024-08-02T12:33:00Z" w16du:dateUtc="2024-08-02T10:33:00Z">
                              <w:rPr>
                                <w:ins w:id="497" w:author="LARA LONGHI" w:date="2024-08-02T12:33:00Z"/>
                              </w:rPr>
                            </w:rPrChange>
                          </w:rPr>
                        </w:pPr>
                        <w:ins w:id="498" w:author="LARA LONGHI" w:date="2024-08-02T12:33:00Z">
                          <w:r w:rsidRPr="00AF5F0F">
                            <w:rPr>
                              <w:rFonts w:ascii="Consolas" w:hAnsi="Consolas"/>
                              <w:rPrChange w:id="499"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500" w:author="LARA LONGHI" w:date="2024-08-02T12:33:00Z"/>
                            <w:rFonts w:ascii="Consolas" w:hAnsi="Consolas"/>
                            <w:rPrChange w:id="501" w:author="LARA LONGHI" w:date="2024-08-02T12:33:00Z" w16du:dateUtc="2024-08-02T10:33:00Z">
                              <w:rPr>
                                <w:ins w:id="502" w:author="LARA LONGHI" w:date="2024-08-02T12:33:00Z"/>
                              </w:rPr>
                            </w:rPrChange>
                          </w:rPr>
                        </w:pPr>
                        <w:ins w:id="503" w:author="LARA LONGHI" w:date="2024-08-02T12:33:00Z">
                          <w:r w:rsidRPr="00AF5F0F">
                            <w:rPr>
                              <w:rFonts w:ascii="Consolas" w:hAnsi="Consolas"/>
                              <w:rPrChange w:id="504"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505" w:author="LARA LONGHI" w:date="2024-08-02T12:33:00Z"/>
                            <w:rFonts w:ascii="Consolas" w:hAnsi="Consolas"/>
                            <w:rPrChange w:id="506" w:author="LARA LONGHI" w:date="2024-08-02T12:33:00Z" w16du:dateUtc="2024-08-02T10:33:00Z">
                              <w:rPr>
                                <w:ins w:id="507" w:author="LARA LONGHI" w:date="2024-08-02T12:33:00Z"/>
                              </w:rPr>
                            </w:rPrChange>
                          </w:rPr>
                        </w:pPr>
                        <w:ins w:id="508" w:author="LARA LONGHI" w:date="2024-08-02T12:33:00Z">
                          <w:r w:rsidRPr="00AF5F0F">
                            <w:rPr>
                              <w:rFonts w:ascii="Consolas" w:hAnsi="Consolas"/>
                              <w:rPrChange w:id="509"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510" w:author="LARA LONGHI" w:date="2024-08-02T12:33:00Z" w16du:dateUtc="2024-08-02T10:33:00Z">
                              <w:rPr/>
                            </w:rPrChange>
                          </w:rPr>
                        </w:pPr>
                        <w:ins w:id="511" w:author="LARA LONGHI" w:date="2024-08-02T12:33:00Z">
                          <w:r w:rsidRPr="00AF5F0F">
                            <w:rPr>
                              <w:rFonts w:ascii="Consolas" w:hAnsi="Consolas"/>
                              <w:rPrChange w:id="512" w:author="LARA LONGHI" w:date="2024-08-02T12:33:00Z" w16du:dateUtc="2024-08-02T10:33:00Z">
                                <w:rPr/>
                              </w:rPrChange>
                            </w:rPr>
                            <w:t>};</w:t>
                          </w:r>
                        </w:ins>
                      </w:p>
                    </w:txbxContent>
                  </v:textbox>
                  <w10:wrap type="square"/>
                </v:shape>
              </w:pict>
            </mc:Fallback>
          </mc:AlternateContent>
        </w:r>
      </w:ins>
      <w:r w:rsidR="003103E6">
        <w:rPr>
          <w:noProof/>
        </w:rPr>
        <w:t>Di seguito il</w:t>
      </w:r>
      <w:ins w:id="513" w:author="LARA LONGHI" w:date="2024-08-02T12:28:00Z" w16du:dateUtc="2024-08-02T10:28:00Z">
        <w:r w:rsidR="00BB3697">
          <w:t xml:space="preserve"> codice utilizzato per implementare le risposte di sistema:</w:t>
        </w:r>
      </w:ins>
    </w:p>
    <w:p w14:paraId="65ACE700" w14:textId="77777777" w:rsidR="008D49D5" w:rsidRPr="00BB3697" w:rsidRDefault="008D49D5" w:rsidP="0007517E">
      <w:pPr>
        <w:pStyle w:val="Ttesto"/>
        <w:ind w:left="426"/>
      </w:pPr>
    </w:p>
    <w:sectPr w:rsidR="008D49D5" w:rsidRPr="00BB3697" w:rsidSect="00AF406B">
      <w:pgSz w:w="11906" w:h="16838" w:code="9"/>
      <w:pgMar w:top="1701" w:right="1701" w:bottom="1701" w:left="1701" w:header="709" w:footer="709" w:gutter="0"/>
      <w:cols w:space="708"/>
      <w:docGrid w:linePitch="360"/>
      <w:sectPrChange w:id="514" w:author="LARA LONGHI" w:date="2024-08-07T10:19:00Z" w16du:dateUtc="2024-08-07T08:19:00Z">
        <w:sectPr w:rsidR="008D49D5" w:rsidRPr="00BB3697" w:rsidSect="00AF406B">
          <w:pgMar w:top="1701" w:right="1701" w:bottom="1701" w:left="1701"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Mauro Pelucchi" w:date="2024-08-06T22:06:00Z" w:initials="MP">
    <w:p w14:paraId="70B66C93" w14:textId="1EE0889A" w:rsidR="00E6700E" w:rsidRDefault="00445B4C">
      <w:r>
        <w:annotationRef/>
      </w:r>
      <w:r w:rsidRPr="4406914C">
        <w:t>se non già fatto: il prof. Lazzari ha messo in linea da tempo dell'ottimo materiale su "come scrivere \ formattare una tesi"</w:t>
      </w:r>
    </w:p>
    <w:p w14:paraId="33F832F8" w14:textId="50AC35A4" w:rsidR="00E6700E" w:rsidRDefault="00E6700E"/>
    <w:p w14:paraId="01FFEBDD" w14:textId="2B4B83DA" w:rsidR="00E6700E" w:rsidRDefault="00000000">
      <w:hyperlink r:id="rId1">
        <w:r w:rsidR="00445B4C" w:rsidRPr="18C40687">
          <w:t>https://corsidilaurea.uniroma1.it/sites/default/files/allegati_laurearsi/miniguida_apa_style.pdf</w:t>
        </w:r>
      </w:hyperlink>
    </w:p>
    <w:p w14:paraId="44921954" w14:textId="6D3AB56D" w:rsidR="00E6700E" w:rsidRDefault="00E6700E"/>
    <w:p w14:paraId="01D2E43B" w14:textId="7E5F7992" w:rsidR="00E6700E" w:rsidRDefault="00000000">
      <w:hyperlink r:id="rId2">
        <w:r w:rsidR="00445B4C" w:rsidRPr="47A24F59">
          <w:t>https://dinamico2.unibg.it/lazzari/2223_sperimentale/perrelazione.pdf</w:t>
        </w:r>
      </w:hyperlink>
    </w:p>
    <w:p w14:paraId="0FED83BF" w14:textId="3FB5766E" w:rsidR="00E6700E" w:rsidRDefault="00E6700E"/>
    <w:p w14:paraId="6970D6D9" w14:textId="22C394F0" w:rsidR="00E6700E" w:rsidRDefault="00000000">
      <w:hyperlink r:id="rId3">
        <w:r w:rsidR="00445B4C" w:rsidRPr="7E5F684F">
          <w:t>https://dinamico2.unibg.it/lazzari/pertesi.doc</w:t>
        </w:r>
      </w:hyperlink>
    </w:p>
    <w:p w14:paraId="45D5E817" w14:textId="704BCCF3" w:rsidR="00E6700E" w:rsidRDefault="00E6700E"/>
  </w:comment>
  <w:comment w:id="50" w:author="Mauro Pelucchi" w:date="2024-08-06T22:00:00Z" w:initials="MP">
    <w:p w14:paraId="2D7AEA67" w14:textId="3AF52B6F" w:rsidR="00E6700E" w:rsidRDefault="00445B4C">
      <w:r>
        <w:annotationRef/>
      </w:r>
      <w:r w:rsidRPr="163DBC6A">
        <w:t>per l'inizio dei capitolo fai riferimento alla guida che sicuramente trovi sul sito unibg. se non c'è: scrivimi.</w:t>
      </w:r>
    </w:p>
    <w:p w14:paraId="43092984" w14:textId="3D6C76EC" w:rsidR="00E6700E" w:rsidRDefault="00E6700E"/>
    <w:p w14:paraId="10749FDD" w14:textId="0E758592" w:rsidR="00E6700E" w:rsidRDefault="00445B4C">
      <w:r w:rsidRPr="66E2EAD6">
        <w:t>a memoria: il capitolo deve sempre iniziare sulla pagina destra.</w:t>
      </w:r>
    </w:p>
  </w:comment>
  <w:comment w:id="75" w:author="Mauro Pelucchi" w:date="2024-07-27T18:17:00Z" w:initials="MP">
    <w:p w14:paraId="4D737A3B" w14:textId="3C36B6F4" w:rsidR="00850EAE" w:rsidRDefault="00B27C91">
      <w:r>
        <w:annotationRef/>
      </w:r>
      <w:r w:rsidRPr="556BC316">
        <w:t>In questa sessione</w:t>
      </w:r>
    </w:p>
  </w:comment>
  <w:comment w:id="134" w:author="LARA LONGHI" w:date="2024-07-25T12:05:00Z" w:initials="LL">
    <w:p w14:paraId="6ADC03DB" w14:textId="1A5C3AB8" w:rsidR="005D5421" w:rsidRDefault="005D5421" w:rsidP="005D5421">
      <w:pPr>
        <w:pStyle w:val="Testocommento"/>
      </w:pPr>
      <w:r>
        <w:rPr>
          <w:rStyle w:val="Rimandocommento"/>
        </w:rPr>
        <w:annotationRef/>
      </w:r>
      <w:r>
        <w:t>Correggerla con le classi effettivamente usate nello sviluppo? Ad esempio togliere data sources</w:t>
      </w:r>
    </w:p>
  </w:comment>
  <w:comment w:id="135" w:author="Mauro Pelucchi" w:date="2024-07-27T18:23:00Z" w:initials="MP">
    <w:p w14:paraId="1B8C70C1" w14:textId="35C1DFD3" w:rsidR="00850EAE" w:rsidRDefault="00B27C91">
      <w:r>
        <w:annotationRef/>
      </w:r>
      <w:r w:rsidRPr="7511388C">
        <w:t>corretto, lascia solo la parte implentata</w:t>
      </w:r>
    </w:p>
    <w:p w14:paraId="61CA893E" w14:textId="72C76E5A" w:rsidR="00850EAE" w:rsidRDefault="00850EAE"/>
  </w:comment>
  <w:comment w:id="183" w:author="Mauro Pelucchi" w:date="2024-08-02T08:53:00Z" w:initials="MP">
    <w:p w14:paraId="120381D9" w14:textId="2243A2C7" w:rsidR="003E4BE9" w:rsidRDefault="003E4BE9">
      <w:r>
        <w:annotationRef/>
      </w:r>
      <w:r w:rsidRPr="3C52B810">
        <w:t>se non fatto dopo aggiungi un paragrafo su dart. vantaggi e svantaggi.</w:t>
      </w:r>
    </w:p>
  </w:comment>
  <w:comment w:id="188" w:author="Mauro Pelucchi" w:date="2024-08-02T08:54:00Z" w:initials="MP">
    <w:p w14:paraId="03858812" w14:textId="4566AFF2" w:rsidR="003E4BE9" w:rsidRDefault="003E4BE9">
      <w:r>
        <w:annotationRef/>
      </w:r>
      <w:r w:rsidRPr="0DCA1585">
        <w:t>inserisci un link al plugin (tra le note)</w:t>
      </w:r>
    </w:p>
  </w:comment>
  <w:comment w:id="192" w:author="Mauro Pelucchi" w:date="2024-08-02T08:55:00Z" w:initials="MP">
    <w:p w14:paraId="41F71A84" w14:textId="4DA2BB26" w:rsidR="003E4BE9" w:rsidRDefault="003E4BE9">
      <w:r>
        <w:annotationRef/>
      </w:r>
      <w:r w:rsidRPr="1127BFE9">
        <w:t>come fa a fornire un feedback immediato? introduci un esempio</w:t>
      </w:r>
    </w:p>
  </w:comment>
  <w:comment w:id="209" w:author="Mauro Pelucchi" w:date="2024-08-02T08:55:00Z" w:initials="MP">
    <w:p w14:paraId="4E99D282" w14:textId="29957913" w:rsidR="003E4BE9" w:rsidRDefault="003E4BE9">
      <w:r>
        <w:annotationRef/>
      </w:r>
      <w:r w:rsidRPr="270B40BE">
        <w:t>inserisci un immagine della palette</w:t>
      </w:r>
    </w:p>
  </w:comment>
  <w:comment w:id="206" w:author="Mauro Pelucchi" w:date="2024-08-02T08:56:00Z" w:initials="MP">
    <w:p w14:paraId="5C344837" w14:textId="74E1A635" w:rsidR="003E4BE9" w:rsidRDefault="003E4BE9">
      <w:r>
        <w:annotationRef/>
      </w:r>
      <w:r w:rsidRPr="417AAB82">
        <w:t>perché il "pastello" è rilassante? spiega</w:t>
      </w:r>
    </w:p>
  </w:comment>
  <w:comment w:id="247" w:author="Mauro Pelucchi" w:date="2024-08-02T08:57:00Z" w:initials="MP">
    <w:p w14:paraId="47AFCEB5" w14:textId="48711DB5" w:rsidR="003E4BE9" w:rsidRDefault="003E4BE9">
      <w:r>
        <w:annotationRef/>
      </w:r>
      <w:r w:rsidRPr="708D6BA5">
        <w:t xml:space="preserve">introduci una footnote con link. potresti mettere un box con </w:t>
      </w:r>
    </w:p>
    <w:p w14:paraId="1C2FDD18" w14:textId="3968332A" w:rsidR="003E4BE9" w:rsidRDefault="003E4BE9">
      <w:r w:rsidRPr="56036069">
        <w:t>- cosa è copilot</w:t>
      </w:r>
    </w:p>
    <w:p w14:paraId="5A387555" w14:textId="09138AA1" w:rsidR="003E4BE9" w:rsidRDefault="003E4BE9">
      <w:r w:rsidRPr="70AE1840">
        <w:t>- il prompt usato per generare l'immagine</w:t>
      </w:r>
    </w:p>
  </w:comment>
  <w:comment w:id="292" w:author="Mauro Pelucchi" w:date="2024-08-02T08:58:00Z" w:initials="MP">
    <w:p w14:paraId="4CCC0780" w14:textId="617C5575" w:rsidR="003E4BE9" w:rsidRDefault="003E4BE9">
      <w:r>
        <w:annotationRef/>
      </w:r>
      <w:r w:rsidRPr="76C65674">
        <w:t>ok questa parte. cerca solo di dare alcuni esempi sul sistema attuale e un'idea di quello "migliore"</w:t>
      </w:r>
    </w:p>
    <w:p w14:paraId="3F629D86" w14:textId="76E5553F" w:rsidR="003E4BE9" w:rsidRDefault="003E4BE9"/>
  </w:comment>
  <w:comment w:id="311" w:author="Mauro Pelucchi" w:date="2024-08-06T21:57:00Z" w:initials="MP">
    <w:p w14:paraId="288663CB" w14:textId="152994C9" w:rsidR="00E6700E" w:rsidRDefault="00445B4C">
      <w:r>
        <w:annotationRef/>
      </w:r>
      <w:r w:rsidRPr="66382E00">
        <w:t>manderei in una nuova pagina (serve rivedere l'impaginazione ma lo farei come ultimo step)</w:t>
      </w:r>
    </w:p>
  </w:comment>
  <w:comment w:id="312" w:author="Mauro Pelucchi" w:date="2024-08-06T21:58:00Z" w:initials="MP">
    <w:p w14:paraId="274D6087" w14:textId="2901F64B" w:rsidR="00E6700E" w:rsidRDefault="00445B4C">
      <w:r>
        <w:annotationRef/>
      </w:r>
      <w:r w:rsidRPr="5158DF82">
        <w:t>menziona delle priorità. cosa facciamo prima, cosa facciamo dopo</w:t>
      </w:r>
    </w:p>
  </w:comment>
  <w:comment w:id="329" w:author="Mauro Pelucchi" w:date="2024-08-06T21:56:00Z" w:initials="MP">
    <w:p w14:paraId="614A7C83" w14:textId="77777777" w:rsidR="008D49D5" w:rsidRDefault="008D49D5" w:rsidP="008D49D5">
      <w:r>
        <w:annotationRef/>
      </w:r>
      <w:r w:rsidRPr="4838E1D9">
        <w:t>sposterei questa sezione alla fine in un annex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D5E817" w15:done="1"/>
  <w15:commentEx w15:paraId="10749FDD" w15:done="1"/>
  <w15:commentEx w15:paraId="4D737A3B" w15:done="1"/>
  <w15:commentEx w15:paraId="6ADC03DB" w15:done="1"/>
  <w15:commentEx w15:paraId="61CA893E" w15:paraIdParent="6ADC03DB" w15:done="1"/>
  <w15:commentEx w15:paraId="120381D9" w15:done="1"/>
  <w15:commentEx w15:paraId="03858812" w15:done="1"/>
  <w15:commentEx w15:paraId="41F71A84" w15:done="1"/>
  <w15:commentEx w15:paraId="4E99D282" w15:done="1"/>
  <w15:commentEx w15:paraId="5C344837" w15:done="1"/>
  <w15:commentEx w15:paraId="5A387555" w15:done="1"/>
  <w15:commentEx w15:paraId="3F629D86" w15:done="1"/>
  <w15:commentEx w15:paraId="288663CB" w15:done="1"/>
  <w15:commentEx w15:paraId="274D6087" w15:done="1"/>
  <w15:commentEx w15:paraId="614A7C8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1ABBB3" w16cex:dateUtc="2024-08-06T20:06:00Z"/>
  <w16cex:commentExtensible w16cex:durableId="3297EBA2" w16cex:dateUtc="2024-08-06T20:00:00Z"/>
  <w16cex:commentExtensible w16cex:durableId="12F2EED7" w16cex:dateUtc="2024-07-27T16:17:00Z"/>
  <w16cex:commentExtensible w16cex:durableId="335E8BF6" w16cex:dateUtc="2024-07-25T10:05:00Z"/>
  <w16cex:commentExtensible w16cex:durableId="00E0C2AA" w16cex:dateUtc="2024-07-27T16:23:00Z"/>
  <w16cex:commentExtensible w16cex:durableId="2CB92D7A" w16cex:dateUtc="2024-08-02T06:53:00Z"/>
  <w16cex:commentExtensible w16cex:durableId="4C6B73B7" w16cex:dateUtc="2024-08-02T06:54:00Z">
    <w16cex:extLst>
      <w16:ext w16:uri="{CE6994B0-6A32-4C9F-8C6B-6E91EDA988CE}">
        <cr:reactions xmlns:cr="http://schemas.microsoft.com/office/comments/2020/reactions">
          <cr:reaction reactionType="1">
            <cr:reactionInfo dateUtc="2024-08-02T08:17:13Z">
              <cr:user userId="S::l.longhi6@studenti.unibg.it::a04951a5-c632-43be-b023-c2c634d71a25" userProvider="AD" userName="LARA LONGHI"/>
            </cr:reactionInfo>
          </cr:reaction>
        </cr:reactions>
      </w16:ext>
    </w16cex:extLst>
  </w16cex:commentExtensible>
  <w16cex:commentExtensible w16cex:durableId="2480C994" w16cex:dateUtc="2024-08-02T06:55:00Z"/>
  <w16cex:commentExtensible w16cex:durableId="3742AF11" w16cex:dateUtc="2024-08-02T06:55:00Z"/>
  <w16cex:commentExtensible w16cex:durableId="42373AC4" w16cex:dateUtc="2024-08-02T06:56:00Z"/>
  <w16cex:commentExtensible w16cex:durableId="78154656" w16cex:dateUtc="2024-08-02T06:57:00Z"/>
  <w16cex:commentExtensible w16cex:durableId="7392E5EB" w16cex:dateUtc="2024-08-02T06:58:00Z"/>
  <w16cex:commentExtensible w16cex:durableId="4E9D8EA3" w16cex:dateUtc="2024-08-06T19:57:00Z"/>
  <w16cex:commentExtensible w16cex:durableId="372A568D" w16cex:dateUtc="2024-08-06T19:58:00Z"/>
  <w16cex:commentExtensible w16cex:durableId="68566E2A" w16cex:dateUtc="2024-08-06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D5E817" w16cid:durableId="241ABBB3"/>
  <w16cid:commentId w16cid:paraId="10749FDD" w16cid:durableId="3297EBA2"/>
  <w16cid:commentId w16cid:paraId="4D737A3B" w16cid:durableId="12F2EED7"/>
  <w16cid:commentId w16cid:paraId="6ADC03DB" w16cid:durableId="335E8BF6"/>
  <w16cid:commentId w16cid:paraId="61CA893E" w16cid:durableId="00E0C2AA"/>
  <w16cid:commentId w16cid:paraId="120381D9" w16cid:durableId="2CB92D7A"/>
  <w16cid:commentId w16cid:paraId="03858812" w16cid:durableId="4C6B73B7"/>
  <w16cid:commentId w16cid:paraId="41F71A84" w16cid:durableId="2480C994"/>
  <w16cid:commentId w16cid:paraId="4E99D282" w16cid:durableId="3742AF11"/>
  <w16cid:commentId w16cid:paraId="5C344837" w16cid:durableId="42373AC4"/>
  <w16cid:commentId w16cid:paraId="5A387555" w16cid:durableId="78154656"/>
  <w16cid:commentId w16cid:paraId="3F629D86" w16cid:durableId="7392E5EB"/>
  <w16cid:commentId w16cid:paraId="288663CB" w16cid:durableId="4E9D8EA3"/>
  <w16cid:commentId w16cid:paraId="274D6087" w16cid:durableId="372A568D"/>
  <w16cid:commentId w16cid:paraId="614A7C83" w16cid:durableId="68566E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40A3C" w14:textId="77777777" w:rsidR="005004D9" w:rsidRDefault="005004D9" w:rsidP="004766AF">
      <w:pPr>
        <w:spacing w:after="0" w:line="240" w:lineRule="auto"/>
      </w:pPr>
      <w:r>
        <w:separator/>
      </w:r>
    </w:p>
  </w:endnote>
  <w:endnote w:type="continuationSeparator" w:id="0">
    <w:p w14:paraId="7EA6F085" w14:textId="77777777" w:rsidR="005004D9" w:rsidRDefault="005004D9" w:rsidP="004766AF">
      <w:pPr>
        <w:spacing w:after="0" w:line="240" w:lineRule="auto"/>
      </w:pPr>
      <w:r>
        <w:continuationSeparator/>
      </w:r>
    </w:p>
  </w:endnote>
  <w:endnote w:type="continuationNotice" w:id="1">
    <w:p w14:paraId="1ACD1922" w14:textId="77777777" w:rsidR="005004D9" w:rsidRDefault="005004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D1ECF" w14:textId="4AA4AB92" w:rsidR="00AF406B" w:rsidRDefault="00AF406B">
    <w:pPr>
      <w:pStyle w:val="Pidipagina"/>
      <w:jc w:val="right"/>
      <w:rPr>
        <w:ins w:id="14" w:author="LARA LONGHI" w:date="2024-08-07T10:18:00Z" w16du:dateUtc="2024-08-07T08:18:00Z"/>
      </w:rPr>
    </w:pP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46E23" w14:textId="421D1CB7" w:rsidR="00D27D4C" w:rsidRDefault="00D27D4C">
    <w:pPr>
      <w:pStyle w:val="Pidipagina"/>
    </w:pPr>
    <w:del w:id="17" w:author="LARA LONGHI" w:date="2024-08-07T10:32:00Z" w16du:dateUtc="2024-08-07T08:32:00Z">
      <w:r w:rsidDel="00D27D4C">
        <w:fldChar w:fldCharType="begin"/>
      </w:r>
      <w:r w:rsidDel="00D27D4C">
        <w:delInstrText>PAGE   \* MERGEFORMAT</w:delInstrText>
      </w:r>
      <w:r w:rsidDel="00D27D4C">
        <w:fldChar w:fldCharType="separate"/>
      </w:r>
      <w:r w:rsidDel="00D27D4C">
        <w:delText>2</w:delText>
      </w:r>
      <w:r w:rsidDel="00D27D4C">
        <w:fldChar w:fldCharType="end"/>
      </w:r>
    </w:del>
  </w:p>
  <w:p w14:paraId="68922B06" w14:textId="77777777" w:rsidR="00D27D4C" w:rsidRDefault="00D27D4C">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9E56B" w14:textId="2BA9B464" w:rsidR="00AF406B" w:rsidRDefault="00AF406B">
    <w:pPr>
      <w:pStyle w:val="Pidipagina"/>
      <w:rPr>
        <w:ins w:id="44" w:author="LARA LONGHI" w:date="2024-08-07T10:17:00Z" w16du:dateUtc="2024-08-07T08:17:00Z"/>
      </w:rPr>
    </w:pPr>
  </w:p>
  <w:p w14:paraId="49E382EB" w14:textId="77777777" w:rsidR="00FE238C" w:rsidRDefault="00FE238C">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D860D" w14:textId="505054A9" w:rsidR="00333159" w:rsidRDefault="00333159">
    <w:pPr>
      <w:pStyle w:val="Pidipagina"/>
      <w:jc w:val="right"/>
      <w:rPr>
        <w:ins w:id="45" w:author="LARA LONGHI" w:date="2024-08-07T10:24:00Z" w16du:dateUtc="2024-08-07T08:24:00Z"/>
      </w:rPr>
    </w:pPr>
  </w:p>
  <w:p w14:paraId="07B282AE" w14:textId="77777777" w:rsidR="00333159" w:rsidRDefault="00333159">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59" w:author="LARA LONGHI" w:date="2024-08-07T10:26:00Z"/>
  <w:sdt>
    <w:sdtPr>
      <w:id w:val="-876148917"/>
      <w:docPartObj>
        <w:docPartGallery w:val="Page Numbers (Bottom of Page)"/>
        <w:docPartUnique/>
      </w:docPartObj>
    </w:sdtPr>
    <w:sdtContent>
      <w:customXmlInsRangeEnd w:id="59"/>
      <w:p w14:paraId="21D6FA7A" w14:textId="61C53738" w:rsidR="00281D6B" w:rsidRDefault="00281D6B">
        <w:pPr>
          <w:pStyle w:val="Pidipagina"/>
          <w:rPr>
            <w:ins w:id="60" w:author="LARA LONGHI" w:date="2024-08-07T10:26:00Z" w16du:dateUtc="2024-08-07T08:26:00Z"/>
          </w:rPr>
        </w:pPr>
        <w:ins w:id="61" w:author="LARA LONGHI" w:date="2024-08-07T10:26:00Z" w16du:dateUtc="2024-08-07T08:26:00Z">
          <w:r>
            <w:fldChar w:fldCharType="begin"/>
          </w:r>
          <w:r>
            <w:instrText>PAGE   \* MERGEFORMAT</w:instrText>
          </w:r>
          <w:r>
            <w:fldChar w:fldCharType="separate"/>
          </w:r>
          <w:r>
            <w:t>2</w:t>
          </w:r>
          <w:r>
            <w:fldChar w:fldCharType="end"/>
          </w:r>
        </w:ins>
      </w:p>
      <w:customXmlInsRangeStart w:id="62" w:author="LARA LONGHI" w:date="2024-08-07T10:26:00Z"/>
    </w:sdtContent>
  </w:sdt>
  <w:customXmlInsRangeEnd w:id="62"/>
  <w:p w14:paraId="5D8E3316" w14:textId="77777777" w:rsidR="00281D6B" w:rsidRDefault="00281D6B">
    <w:pPr>
      <w:pStyle w:val="Pidipa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63" w:author="LARA LONGHI" w:date="2024-08-07T10:30:00Z"/>
  <w:sdt>
    <w:sdtPr>
      <w:id w:val="787239844"/>
      <w:docPartObj>
        <w:docPartGallery w:val="Page Numbers (Bottom of Page)"/>
        <w:docPartUnique/>
      </w:docPartObj>
    </w:sdtPr>
    <w:sdtContent>
      <w:customXmlInsRangeEnd w:id="63"/>
      <w:p w14:paraId="18602021" w14:textId="0E66D36D" w:rsidR="00D27D4C" w:rsidRDefault="00D27D4C">
        <w:pPr>
          <w:pStyle w:val="Pidipagina"/>
          <w:jc w:val="right"/>
          <w:rPr>
            <w:ins w:id="64" w:author="LARA LONGHI" w:date="2024-08-07T10:30:00Z" w16du:dateUtc="2024-08-07T08:30:00Z"/>
          </w:rPr>
        </w:pPr>
        <w:ins w:id="65" w:author="LARA LONGHI" w:date="2024-08-07T10:30:00Z" w16du:dateUtc="2024-08-07T08:30:00Z">
          <w:r>
            <w:fldChar w:fldCharType="begin"/>
          </w:r>
          <w:r>
            <w:instrText>PAGE   \* MERGEFORMAT</w:instrText>
          </w:r>
          <w:r>
            <w:fldChar w:fldCharType="separate"/>
          </w:r>
          <w:r>
            <w:t>2</w:t>
          </w:r>
          <w:r>
            <w:fldChar w:fldCharType="end"/>
          </w:r>
        </w:ins>
      </w:p>
      <w:customXmlInsRangeStart w:id="66" w:author="LARA LONGHI" w:date="2024-08-07T10:30:00Z"/>
    </w:sdtContent>
  </w:sdt>
  <w:customXmlInsRangeEnd w:id="66"/>
  <w:p w14:paraId="120552FA" w14:textId="7150E523" w:rsidR="00281D6B" w:rsidRDefault="00281D6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63A13" w14:textId="77777777" w:rsidR="005004D9" w:rsidRDefault="005004D9" w:rsidP="004766AF">
      <w:pPr>
        <w:spacing w:after="0" w:line="240" w:lineRule="auto"/>
      </w:pPr>
      <w:r>
        <w:separator/>
      </w:r>
    </w:p>
  </w:footnote>
  <w:footnote w:type="continuationSeparator" w:id="0">
    <w:p w14:paraId="36CF1C2F" w14:textId="77777777" w:rsidR="005004D9" w:rsidRDefault="005004D9" w:rsidP="004766AF">
      <w:pPr>
        <w:spacing w:after="0" w:line="240" w:lineRule="auto"/>
      </w:pPr>
      <w:r>
        <w:continuationSeparator/>
      </w:r>
    </w:p>
  </w:footnote>
  <w:footnote w:type="continuationNotice" w:id="1">
    <w:p w14:paraId="368E1515" w14:textId="77777777" w:rsidR="005004D9" w:rsidRDefault="005004D9">
      <w:pPr>
        <w:spacing w:after="0" w:line="240" w:lineRule="auto"/>
      </w:pPr>
    </w:p>
  </w:footnote>
  <w:footnote w:id="2">
    <w:p w14:paraId="76C53445" w14:textId="67ECFCA5" w:rsidR="0009751A" w:rsidRDefault="0009751A">
      <w:pPr>
        <w:pStyle w:val="Testonotaapidipagina"/>
        <w:jc w:val="both"/>
        <w:pPrChange w:id="250" w:author="LARA LONGHI" w:date="2024-08-02T11:55:00Z" w16du:dateUtc="2024-08-02T09:55:00Z">
          <w:pPr>
            <w:pStyle w:val="Testonotaapidipagina"/>
          </w:pPr>
        </w:pPrChange>
      </w:pPr>
      <w:ins w:id="251" w:author="LARA LONGHI" w:date="2024-08-02T11:50:00Z" w16du:dateUtc="2024-08-02T09:50:00Z">
        <w:r>
          <w:rPr>
            <w:rStyle w:val="Rimandonotaapidipagina"/>
          </w:rPr>
          <w:footnoteRef/>
        </w:r>
        <w:r>
          <w:t xml:space="preserve"> </w:t>
        </w:r>
      </w:ins>
      <w:ins w:id="252" w:author="LARA LONGHI" w:date="2024-08-02T11:53:00Z" w16du:dateUtc="2024-08-02T09:53:00Z">
        <w:r w:rsidR="00FA3231" w:rsidRPr="00FA3231">
          <w:t>Microsoft Copilot è un assistente digitale avanzato basato su intelligenza artificiale, progettato per supportare gli utenti in una varietà di compiti sui loro dispositivi. Per la generazione delle immagini, Copilot utilizza Designer's Image Creator, che a sua volta si basa su DALL·E 3, un modello di intelligenza artificiale capace di creare immagini a partire da descrizioni testuali.</w:t>
        </w:r>
      </w:ins>
    </w:p>
  </w:footnote>
  <w:footnote w:id="3">
    <w:p w14:paraId="38862096" w14:textId="0DE30B74" w:rsidR="009237F8" w:rsidRDefault="009237F8">
      <w:pPr>
        <w:pStyle w:val="Testonotaapidipagina"/>
        <w:jc w:val="both"/>
        <w:pPrChange w:id="254" w:author="LARA LONGHI" w:date="2024-08-02T12:24:00Z" w16du:dateUtc="2024-08-02T10:24:00Z">
          <w:pPr>
            <w:pStyle w:val="Testonotaapidipagina"/>
          </w:pPr>
        </w:pPrChange>
      </w:pPr>
      <w:ins w:id="255" w:author="LARA LONGHI" w:date="2024-08-02T12:22:00Z" w16du:dateUtc="2024-08-02T10:22:00Z">
        <w:r>
          <w:rPr>
            <w:rStyle w:val="Rimandonotaapidipagina"/>
          </w:rPr>
          <w:footnoteRef/>
        </w:r>
        <w:r>
          <w:t xml:space="preserve"> </w:t>
        </w:r>
      </w:ins>
      <w:ins w:id="256" w:author="LARA LONGHI" w:date="2024-08-02T12:24:00Z" w16du:dateUtc="2024-08-02T10:24:00Z">
        <w:r w:rsidR="005D1AFD" w:rsidRPr="005D1AFD">
          <w:t>Microsoft Designer è uno strumento di grafica progettato per facilitare la creazione, la progettazione e la modifica dei tuoi progetti ovunque e in qualsiasi momento. Grazie all'intelligenza artificiale generativa, Designer trasforma le tue descrizioni in immagini accattivanti, realizza disegni di alta qualità e modifica le foto con un livello di precisione professionale.</w:t>
        </w:r>
      </w:ins>
    </w:p>
  </w:footnote>
  <w:footnote w:id="4">
    <w:p w14:paraId="56CA5137" w14:textId="6747C34C" w:rsidR="0090308D" w:rsidRDefault="0090308D" w:rsidP="00EE562B">
      <w:pPr>
        <w:pStyle w:val="Testonotaapidipagina"/>
        <w:jc w:val="both"/>
      </w:pPr>
      <w:r>
        <w:rPr>
          <w:rStyle w:val="Rimandonotaapidipagina"/>
        </w:rPr>
        <w:footnoteRef/>
      </w:r>
      <w:r>
        <w:t xml:space="preserve"> </w:t>
      </w:r>
      <w:r w:rsidR="0078028B" w:rsidRPr="0078028B">
        <w:t>Auth0 è una piattaforma utilizzata da aziende e sviluppatori web per autenticare l'identità degli utenti prima di concedere loro l'accesso a siti web e applicazioni. Offre una soluzione flessibile, sicura e intuitiva per consentire l'accesso agli utenti legittimi e bloccare quelli malintenzionati o fraudolenti.</w:t>
      </w:r>
    </w:p>
  </w:footnote>
  <w:footnote w:id="5">
    <w:p w14:paraId="31E39D84" w14:textId="3F2268C0" w:rsidR="009D1E3A" w:rsidRDefault="009D1E3A" w:rsidP="00EE562B">
      <w:pPr>
        <w:pStyle w:val="Testonotaapidipagina"/>
        <w:jc w:val="both"/>
      </w:pPr>
      <w:r>
        <w:rPr>
          <w:rStyle w:val="Rimandonotaapidipagina"/>
        </w:rPr>
        <w:footnoteRef/>
      </w:r>
      <w:r>
        <w:t xml:space="preserve"> </w:t>
      </w:r>
      <w:r w:rsidRPr="009D1E3A">
        <w:t>Amazon Cognito è una piattaforma di gestione delle identità per applicazioni web e mobili. Funziona come una directory degli utenti, un server di autenticazione e un servizio di autorizzazione per i token di accesso OAuth 2.0 e le credenziali AWS. Con Amazon Cognito, puoi autenticare e autorizzare gli utenti utilizzando la directory utente integrata, le directory aziendali e provider di identità esterni.</w:t>
      </w:r>
    </w:p>
  </w:footnote>
  <w:footnote w:id="6">
    <w:p w14:paraId="3CF894F4" w14:textId="015D6B57" w:rsidR="00EE562B" w:rsidRDefault="00EE562B" w:rsidP="00EE562B">
      <w:pPr>
        <w:pStyle w:val="Testonotaapidipagina"/>
        <w:jc w:val="both"/>
      </w:pPr>
      <w:r>
        <w:rPr>
          <w:rStyle w:val="Rimandonotaapidipagina"/>
        </w:rPr>
        <w:footnoteRef/>
      </w:r>
      <w:r>
        <w:t xml:space="preserve"> </w:t>
      </w:r>
      <w:r w:rsidRPr="00EE562B">
        <w:t>Okta</w:t>
      </w:r>
      <w:r>
        <w:t xml:space="preserve"> </w:t>
      </w:r>
      <w:r w:rsidRPr="00EE562B">
        <w:t>offre soluzioni per la gestione centralizzata degli accessi e delle identità. Tra queste soluzioni figurano il Single Sign-On, l'Autenticazione a più fattori e il Lifecycle Management.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351F3D03" w:rsidR="008716E0" w:rsidRPr="008716E0" w:rsidRDefault="00803167">
    <w:pPr>
      <w:pStyle w:val="Intestazione"/>
      <w:rPr>
        <w:i/>
        <w:iCs/>
        <w:sz w:val="18"/>
        <w:szCs w:val="18"/>
      </w:rPr>
    </w:pPr>
    <w:del w:id="11" w:author="LARA LONGHI" w:date="2024-08-07T10:31:00Z" w16du:dateUtc="2024-08-07T08:31:00Z">
      <w:r w:rsidDel="00D27D4C">
        <w:rPr>
          <w:i/>
          <w:iCs/>
          <w:noProof/>
          <w:sz w:val="18"/>
          <w:szCs w:val="18"/>
        </w:rPr>
        <mc:AlternateContent>
          <mc:Choice Requires="wps">
            <w:drawing>
              <wp:anchor distT="0" distB="0" distL="114300" distR="114300" simplePos="0" relativeHeight="251658241"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0842B2" id="Connettore diritto 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sidDel="00D27D4C">
        <w:rPr>
          <w:i/>
          <w:iCs/>
          <w:sz w:val="18"/>
          <w:szCs w:val="18"/>
        </w:rPr>
        <w:delText>Università degli studi di Bergamo, laurea triennale in ingegneria informatica</w:delText>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4D81FAA7" w:rsidR="008716E0" w:rsidRPr="008716E0" w:rsidRDefault="008716E0">
    <w:pPr>
      <w:pStyle w:val="Intestazione"/>
      <w:rPr>
        <w:i/>
        <w:iCs/>
        <w:sz w:val="18"/>
        <w:szCs w:val="18"/>
      </w:rPr>
      <w:pPrChange w:id="12" w:author="LARA LONGHI" w:date="2024-08-07T10:31:00Z" w16du:dateUtc="2024-08-07T08:31:00Z">
        <w:pPr>
          <w:pStyle w:val="Intestazione"/>
          <w:jc w:val="right"/>
        </w:pPr>
      </w:pPrChange>
    </w:pPr>
    <w:del w:id="13" w:author="LARA LONGHI" w:date="2024-08-07T10:30:00Z" w16du:dateUtc="2024-08-07T08:30:00Z">
      <w:r w:rsidDel="00D27D4C">
        <w:rPr>
          <w:i/>
          <w:iCs/>
          <w:noProof/>
          <w:sz w:val="18"/>
          <w:szCs w:val="18"/>
        </w:rPr>
        <mc:AlternateContent>
          <mc:Choice Requires="wps">
            <w:drawing>
              <wp:anchor distT="0" distB="0" distL="114300" distR="114300" simplePos="0" relativeHeight="251658240" behindDoc="0" locked="0" layoutInCell="1" allowOverlap="1" wp14:anchorId="0305ABBE" wp14:editId="362DF1D4">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2B357D" id="Connettore diritto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8193A" w14:textId="77DC1D7F" w:rsidR="00281D6B" w:rsidRPr="008716E0" w:rsidRDefault="00281D6B">
    <w:pPr>
      <w:pStyle w:val="Intestazione"/>
      <w:rPr>
        <w:i/>
        <w:iCs/>
        <w:sz w:val="18"/>
        <w:szCs w:val="18"/>
      </w:rPr>
    </w:pPr>
    <w:del w:id="16" w:author="LARA LONGHI" w:date="2024-08-07T10:29:00Z" w16du:dateUtc="2024-08-07T08:29:00Z">
      <w:r w:rsidDel="00281D6B">
        <w:rPr>
          <w:i/>
          <w:iCs/>
          <w:noProof/>
          <w:sz w:val="18"/>
          <w:szCs w:val="18"/>
        </w:rPr>
        <mc:AlternateContent>
          <mc:Choice Requires="wps">
            <w:drawing>
              <wp:anchor distT="0" distB="0" distL="114300" distR="114300" simplePos="0" relativeHeight="251664385" behindDoc="0" locked="0" layoutInCell="1" allowOverlap="1" wp14:anchorId="79ECB170" wp14:editId="6AA8374B">
                <wp:simplePos x="0" y="0"/>
                <wp:positionH relativeFrom="column">
                  <wp:posOffset>0</wp:posOffset>
                </wp:positionH>
                <wp:positionV relativeFrom="paragraph">
                  <wp:posOffset>285230</wp:posOffset>
                </wp:positionV>
                <wp:extent cx="5424343" cy="0"/>
                <wp:effectExtent l="0" t="0" r="0" b="0"/>
                <wp:wrapNone/>
                <wp:docPr id="1536504123"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CECA74" id="Connettore diritto 5" o:spid="_x0000_s1026" style="position:absolute;z-index:2516643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3320E" w14:textId="5D746ADE" w:rsidR="00281D6B" w:rsidRPr="008716E0" w:rsidRDefault="00281D6B">
    <w:pPr>
      <w:pStyle w:val="Intestazione"/>
      <w:rPr>
        <w:i/>
        <w:iCs/>
        <w:sz w:val="18"/>
        <w:szCs w:val="18"/>
      </w:rPr>
    </w:pPr>
    <w:del w:id="42" w:author="LARA LONGHI" w:date="2024-08-07T10:27:00Z" w16du:dateUtc="2024-08-07T08:27:00Z">
      <w:r w:rsidDel="00281D6B">
        <w:rPr>
          <w:i/>
          <w:iCs/>
          <w:noProof/>
          <w:sz w:val="18"/>
          <w:szCs w:val="18"/>
        </w:rPr>
        <mc:AlternateContent>
          <mc:Choice Requires="wps">
            <w:drawing>
              <wp:anchor distT="0" distB="0" distL="114300" distR="114300" simplePos="0" relativeHeight="251660289" behindDoc="0" locked="0" layoutInCell="1" allowOverlap="1" wp14:anchorId="523414E8" wp14:editId="4C94EE41">
                <wp:simplePos x="0" y="0"/>
                <wp:positionH relativeFrom="column">
                  <wp:posOffset>0</wp:posOffset>
                </wp:positionH>
                <wp:positionV relativeFrom="paragraph">
                  <wp:posOffset>285230</wp:posOffset>
                </wp:positionV>
                <wp:extent cx="5424343" cy="0"/>
                <wp:effectExtent l="0" t="0" r="0" b="0"/>
                <wp:wrapNone/>
                <wp:docPr id="206577296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4F3755" id="Connettore diritto 5" o:spid="_x0000_s1026" style="position:absolute;z-index:251660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5E742" w14:textId="45686BBA" w:rsidR="00D27D4C" w:rsidRPr="008716E0" w:rsidRDefault="00D27D4C" w:rsidP="008716E0">
    <w:pPr>
      <w:pStyle w:val="Intestazione"/>
      <w:jc w:val="right"/>
      <w:rPr>
        <w:i/>
        <w:iCs/>
        <w:sz w:val="18"/>
        <w:szCs w:val="18"/>
      </w:rPr>
    </w:pPr>
    <w:del w:id="43" w:author="LARA LONGHI" w:date="2024-08-07T10:30:00Z" w16du:dateUtc="2024-08-07T08:30:00Z">
      <w:r w:rsidDel="00D27D4C">
        <w:rPr>
          <w:i/>
          <w:iCs/>
          <w:noProof/>
          <w:sz w:val="18"/>
          <w:szCs w:val="18"/>
        </w:rPr>
        <mc:AlternateContent>
          <mc:Choice Requires="wps">
            <w:drawing>
              <wp:anchor distT="0" distB="0" distL="114300" distR="114300" simplePos="0" relativeHeight="251666433" behindDoc="0" locked="0" layoutInCell="1" allowOverlap="1" wp14:anchorId="26B5BE03" wp14:editId="6326CD8B">
                <wp:simplePos x="0" y="0"/>
                <wp:positionH relativeFrom="column">
                  <wp:posOffset>0</wp:posOffset>
                </wp:positionH>
                <wp:positionV relativeFrom="paragraph">
                  <wp:posOffset>285865</wp:posOffset>
                </wp:positionV>
                <wp:extent cx="5424343" cy="0"/>
                <wp:effectExtent l="0" t="0" r="0" b="0"/>
                <wp:wrapNone/>
                <wp:docPr id="74553128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949A9D" id="Connettore diritto 5" o:spid="_x0000_s1026" style="position:absolute;z-index:2516664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1341" w14:textId="7658D5DC" w:rsidR="00281D6B" w:rsidRPr="008716E0" w:rsidRDefault="00281D6B">
    <w:pPr>
      <w:pStyle w:val="Intestazione"/>
      <w:rPr>
        <w:i/>
        <w:iCs/>
        <w:sz w:val="18"/>
        <w:szCs w:val="18"/>
      </w:rPr>
    </w:pPr>
    <w:r>
      <w:rPr>
        <w:i/>
        <w:iCs/>
        <w:noProof/>
        <w:sz w:val="18"/>
        <w:szCs w:val="18"/>
      </w:rPr>
      <mc:AlternateContent>
        <mc:Choice Requires="wps">
          <w:drawing>
            <wp:anchor distT="0" distB="0" distL="114300" distR="114300" simplePos="0" relativeHeight="251662337" behindDoc="0" locked="0" layoutInCell="1" allowOverlap="1" wp14:anchorId="6E2899F3" wp14:editId="3855E0A7">
              <wp:simplePos x="0" y="0"/>
              <wp:positionH relativeFrom="column">
                <wp:posOffset>0</wp:posOffset>
              </wp:positionH>
              <wp:positionV relativeFrom="paragraph">
                <wp:posOffset>285230</wp:posOffset>
              </wp:positionV>
              <wp:extent cx="5424343" cy="0"/>
              <wp:effectExtent l="0" t="0" r="0" b="0"/>
              <wp:wrapNone/>
              <wp:docPr id="1738858318"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EE5078" id="Connettore diritto 5" o:spid="_x0000_s1026" style="position:absolute;z-index:2516623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Pr>
        <w:i/>
        <w:iCs/>
        <w:sz w:val="18"/>
        <w:szCs w:val="18"/>
      </w:rPr>
      <w:t>Università degli studi di Bergamo, laurea triennale in ingegneria informatica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0A08" w14:textId="7D15CB14" w:rsidR="00D27D4C" w:rsidRPr="008716E0" w:rsidRDefault="0055578F" w:rsidP="008716E0">
    <w:pPr>
      <w:pStyle w:val="Intestazione"/>
      <w:jc w:val="right"/>
      <w:rPr>
        <w:i/>
        <w:iCs/>
        <w:sz w:val="18"/>
        <w:szCs w:val="18"/>
      </w:rPr>
    </w:pPr>
    <w:ins w:id="55" w:author="LARA LONGHI" w:date="2024-08-07T10:33:00Z" w16du:dateUtc="2024-08-07T08:33:00Z">
      <w:r>
        <w:rPr>
          <w:i/>
          <w:iCs/>
          <w:noProof/>
          <w:sz w:val="18"/>
          <w:szCs w:val="18"/>
        </w:rPr>
        <mc:AlternateContent>
          <mc:Choice Requires="wps">
            <w:drawing>
              <wp:anchor distT="0" distB="0" distL="114300" distR="114300" simplePos="0" relativeHeight="251670529" behindDoc="0" locked="0" layoutInCell="1" allowOverlap="1" wp14:anchorId="3FD9069F" wp14:editId="481CACB6">
                <wp:simplePos x="0" y="0"/>
                <wp:positionH relativeFrom="column">
                  <wp:posOffset>1905</wp:posOffset>
                </wp:positionH>
                <wp:positionV relativeFrom="paragraph">
                  <wp:posOffset>281305</wp:posOffset>
                </wp:positionV>
                <wp:extent cx="5424343" cy="0"/>
                <wp:effectExtent l="0" t="0" r="25400" b="31750"/>
                <wp:wrapNone/>
                <wp:docPr id="198807654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7D2CA" id="Connettore diritto 5"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2.15pt" to="427.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" strokecolor="black [3213]" strokeweight=".5pt">
                <v:stroke joinstyle="miter"/>
              </v:line>
            </w:pict>
          </mc:Fallback>
        </mc:AlternateContent>
      </w:r>
    </w:ins>
    <w:del w:id="56" w:author="LARA LONGHI" w:date="2024-08-07T10:30:00Z" w16du:dateUtc="2024-08-07T08:30:00Z">
      <w:r w:rsidR="00D27D4C" w:rsidDel="00D27D4C">
        <w:rPr>
          <w:i/>
          <w:iCs/>
          <w:noProof/>
          <w:sz w:val="18"/>
          <w:szCs w:val="18"/>
        </w:rPr>
        <mc:AlternateContent>
          <mc:Choice Requires="wps">
            <w:drawing>
              <wp:anchor distT="0" distB="0" distL="114300" distR="114300" simplePos="0" relativeHeight="251668481" behindDoc="0" locked="0" layoutInCell="1" allowOverlap="1" wp14:anchorId="720F8F7F" wp14:editId="5A00FCFC">
                <wp:simplePos x="0" y="0"/>
                <wp:positionH relativeFrom="column">
                  <wp:posOffset>0</wp:posOffset>
                </wp:positionH>
                <wp:positionV relativeFrom="paragraph">
                  <wp:posOffset>285865</wp:posOffset>
                </wp:positionV>
                <wp:extent cx="5424343" cy="0"/>
                <wp:effectExtent l="0" t="0" r="0" b="0"/>
                <wp:wrapNone/>
                <wp:docPr id="196840924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4F6E5F" id="Connettore diritto 5" o:spid="_x0000_s1026" style="position:absolute;z-index:2516684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sdt>
      <w:sdtPr>
        <w:rPr>
          <w:i/>
          <w:iCs/>
          <w:sz w:val="18"/>
          <w:szCs w:val="18"/>
        </w:rPr>
        <w:alias w:val="Autore"/>
        <w:tag w:val=""/>
        <w:id w:val="-1100251448"/>
        <w:placeholder>
          <w:docPart w:val="2C20DECE7A874099A33954BD229A1A96"/>
        </w:placeholder>
        <w:dataBinding w:prefixMappings="xmlns:ns0='http://purl.org/dc/elements/1.1/' xmlns:ns1='http://schemas.openxmlformats.org/package/2006/metadata/core-properties' " w:xpath="/ns1:coreProperties[1]/ns0:creator[1]" w:storeItemID="{6C3C8BC8-F283-45AE-878A-BAB7291924A1}"/>
        <w:text/>
      </w:sdtPr>
      <w:sdtContent>
        <w:del w:id="57" w:author="LARA LONGHI" w:date="2024-08-07T10:30:00Z" w16du:dateUtc="2024-08-07T08:30:00Z">
          <w:r w:rsidR="00D27D4C" w:rsidRPr="008716E0" w:rsidDel="00D27D4C">
            <w:rPr>
              <w:i/>
              <w:iCs/>
              <w:sz w:val="18"/>
              <w:szCs w:val="18"/>
            </w:rPr>
            <w:delText>Lara Longhi</w:delText>
          </w:r>
        </w:del>
        <w:ins w:id="58" w:author="LARA LONGHI" w:date="2024-08-07T10:33:00Z" w16du:dateUtc="2024-08-07T08:33:00Z">
          <w:r>
            <w:rPr>
              <w:i/>
              <w:iCs/>
              <w:sz w:val="18"/>
              <w:szCs w:val="18"/>
            </w:rPr>
            <w:t>Lara Longhi</w:t>
          </w:r>
        </w:ins>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414EA45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F69BF"/>
    <w:multiLevelType w:val="multilevel"/>
    <w:tmpl w:val="6AC473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15D3DDE"/>
    <w:multiLevelType w:val="multilevel"/>
    <w:tmpl w:val="47FA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A090D78"/>
    <w:multiLevelType w:val="hybridMultilevel"/>
    <w:tmpl w:val="C96E17D6"/>
    <w:lvl w:ilvl="0" w:tplc="8B28F77E">
      <w:start w:val="3"/>
      <w:numFmt w:val="bullet"/>
      <w:lvlText w:val="-"/>
      <w:lvlJc w:val="left"/>
      <w:pPr>
        <w:ind w:left="108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A24174F"/>
    <w:multiLevelType w:val="multilevel"/>
    <w:tmpl w:val="D0B4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33828"/>
    <w:multiLevelType w:val="multilevel"/>
    <w:tmpl w:val="73C85174"/>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9"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F7926BE"/>
    <w:multiLevelType w:val="hybridMultilevel"/>
    <w:tmpl w:val="8BAA6F88"/>
    <w:lvl w:ilvl="0" w:tplc="04100019">
      <w:start w:val="1"/>
      <w:numFmt w:val="lowerLetter"/>
      <w:lvlText w:val="%1."/>
      <w:lvlJc w:val="left"/>
      <w:pPr>
        <w:ind w:left="1416" w:hanging="360"/>
      </w:pPr>
    </w:lvl>
    <w:lvl w:ilvl="1" w:tplc="04100019" w:tentative="1">
      <w:start w:val="1"/>
      <w:numFmt w:val="lowerLetter"/>
      <w:lvlText w:val="%2."/>
      <w:lvlJc w:val="left"/>
      <w:pPr>
        <w:ind w:left="2136" w:hanging="360"/>
      </w:pPr>
    </w:lvl>
    <w:lvl w:ilvl="2" w:tplc="0410001B" w:tentative="1">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13"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32AE7708"/>
    <w:multiLevelType w:val="hybridMultilevel"/>
    <w:tmpl w:val="285237F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4E452C4"/>
    <w:multiLevelType w:val="hybridMultilevel"/>
    <w:tmpl w:val="DC4E279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6DC624B"/>
    <w:multiLevelType w:val="hybridMultilevel"/>
    <w:tmpl w:val="52F01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F73F1"/>
    <w:multiLevelType w:val="hybridMultilevel"/>
    <w:tmpl w:val="F22AD34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57A6E784">
      <w:start w:val="1"/>
      <w:numFmt w:val="decimal"/>
      <w:lvlText w:val="%3."/>
      <w:lvlJc w:val="left"/>
      <w:pPr>
        <w:ind w:left="3756" w:hanging="360"/>
      </w:pPr>
      <w:rPr>
        <w:rFonts w:hint="default"/>
      </w:r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0"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1"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462962DA"/>
    <w:multiLevelType w:val="multilevel"/>
    <w:tmpl w:val="476A364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8C03C31"/>
    <w:multiLevelType w:val="multilevel"/>
    <w:tmpl w:val="D8EC87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8" w15:restartNumberingAfterBreak="0">
    <w:nsid w:val="575E6C4A"/>
    <w:multiLevelType w:val="hybridMultilevel"/>
    <w:tmpl w:val="C7A0CF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8679F1"/>
    <w:multiLevelType w:val="hybridMultilevel"/>
    <w:tmpl w:val="D10C38EA"/>
    <w:lvl w:ilvl="0" w:tplc="8B28F77E">
      <w:start w:val="3"/>
      <w:numFmt w:val="bullet"/>
      <w:lvlText w:val="-"/>
      <w:lvlJc w:val="left"/>
      <w:pPr>
        <w:ind w:left="2484" w:hanging="360"/>
      </w:pPr>
      <w:rPr>
        <w:rFonts w:ascii="Times New Roman" w:eastAsia="Times New Roman"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0" w15:restartNumberingAfterBreak="0">
    <w:nsid w:val="57A93FA7"/>
    <w:multiLevelType w:val="hybridMultilevel"/>
    <w:tmpl w:val="6660CE1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1"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71B383B"/>
    <w:multiLevelType w:val="multilevel"/>
    <w:tmpl w:val="E8BC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BC541A7"/>
    <w:multiLevelType w:val="hybridMultilevel"/>
    <w:tmpl w:val="D97E7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37"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5E17F6"/>
    <w:multiLevelType w:val="hybridMultilevel"/>
    <w:tmpl w:val="EA5C8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2" w15:restartNumberingAfterBreak="0">
    <w:nsid w:val="746176F8"/>
    <w:multiLevelType w:val="hybridMultilevel"/>
    <w:tmpl w:val="76389CF8"/>
    <w:lvl w:ilvl="0" w:tplc="041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47749FB"/>
    <w:multiLevelType w:val="multilevel"/>
    <w:tmpl w:val="DA9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5"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6"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48"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8"/>
  </w:num>
  <w:num w:numId="2" w16cid:durableId="1653488136">
    <w:abstractNumId w:val="37"/>
  </w:num>
  <w:num w:numId="3" w16cid:durableId="1247226252">
    <w:abstractNumId w:val="34"/>
  </w:num>
  <w:num w:numId="4" w16cid:durableId="1400786058">
    <w:abstractNumId w:val="1"/>
  </w:num>
  <w:num w:numId="5" w16cid:durableId="420571301">
    <w:abstractNumId w:val="15"/>
  </w:num>
  <w:num w:numId="6" w16cid:durableId="1580363992">
    <w:abstractNumId w:val="24"/>
  </w:num>
  <w:num w:numId="7" w16cid:durableId="490029781">
    <w:abstractNumId w:val="21"/>
  </w:num>
  <w:num w:numId="8" w16cid:durableId="25260582">
    <w:abstractNumId w:val="39"/>
  </w:num>
  <w:num w:numId="9" w16cid:durableId="185605809">
    <w:abstractNumId w:val="49"/>
  </w:num>
  <w:num w:numId="10" w16cid:durableId="952369261">
    <w:abstractNumId w:val="48"/>
  </w:num>
  <w:num w:numId="11" w16cid:durableId="1032192010">
    <w:abstractNumId w:val="14"/>
  </w:num>
  <w:num w:numId="12" w16cid:durableId="1051271252">
    <w:abstractNumId w:val="32"/>
  </w:num>
  <w:num w:numId="13" w16cid:durableId="598491743">
    <w:abstractNumId w:val="36"/>
  </w:num>
  <w:num w:numId="14" w16cid:durableId="1931812811">
    <w:abstractNumId w:val="31"/>
  </w:num>
  <w:num w:numId="15" w16cid:durableId="1037051634">
    <w:abstractNumId w:val="23"/>
  </w:num>
  <w:num w:numId="16" w16cid:durableId="503130628">
    <w:abstractNumId w:val="11"/>
  </w:num>
  <w:num w:numId="17" w16cid:durableId="1618876292">
    <w:abstractNumId w:val="12"/>
  </w:num>
  <w:num w:numId="18" w16cid:durableId="2076124895">
    <w:abstractNumId w:val="46"/>
  </w:num>
  <w:num w:numId="19" w16cid:durableId="780565256">
    <w:abstractNumId w:val="8"/>
    <w:lvlOverride w:ilvl="0">
      <w:startOverride w:val="3"/>
    </w:lvlOverride>
    <w:lvlOverride w:ilvl="1">
      <w:startOverride w:val="3"/>
    </w:lvlOverride>
    <w:lvlOverride w:ilvl="2">
      <w:startOverride w:val="2"/>
    </w:lvlOverride>
  </w:num>
  <w:num w:numId="20" w16cid:durableId="1897928833">
    <w:abstractNumId w:val="8"/>
    <w:lvlOverride w:ilvl="0">
      <w:startOverride w:val="3"/>
    </w:lvlOverride>
    <w:lvlOverride w:ilvl="1">
      <w:startOverride w:val="2"/>
    </w:lvlOverride>
  </w:num>
  <w:num w:numId="21" w16cid:durableId="2011904111">
    <w:abstractNumId w:val="3"/>
  </w:num>
  <w:num w:numId="22" w16cid:durableId="279577809">
    <w:abstractNumId w:val="47"/>
  </w:num>
  <w:num w:numId="23" w16cid:durableId="2071076853">
    <w:abstractNumId w:val="20"/>
  </w:num>
  <w:num w:numId="24" w16cid:durableId="863901534">
    <w:abstractNumId w:val="27"/>
  </w:num>
  <w:num w:numId="25" w16cid:durableId="1112477400">
    <w:abstractNumId w:val="19"/>
  </w:num>
  <w:num w:numId="26" w16cid:durableId="1129006285">
    <w:abstractNumId w:val="13"/>
  </w:num>
  <w:num w:numId="27" w16cid:durableId="1018236104">
    <w:abstractNumId w:val="45"/>
  </w:num>
  <w:num w:numId="28" w16cid:durableId="2016809158">
    <w:abstractNumId w:val="22"/>
  </w:num>
  <w:num w:numId="29" w16cid:durableId="436632544">
    <w:abstractNumId w:val="9"/>
  </w:num>
  <w:num w:numId="30" w16cid:durableId="200360206">
    <w:abstractNumId w:val="40"/>
  </w:num>
  <w:num w:numId="31" w16cid:durableId="1512142998">
    <w:abstractNumId w:val="41"/>
  </w:num>
  <w:num w:numId="32" w16cid:durableId="642663554">
    <w:abstractNumId w:val="44"/>
  </w:num>
  <w:num w:numId="33" w16cid:durableId="148179288">
    <w:abstractNumId w:val="5"/>
  </w:num>
  <w:num w:numId="34" w16cid:durableId="101994284">
    <w:abstractNumId w:val="0"/>
  </w:num>
  <w:num w:numId="35" w16cid:durableId="1304240208">
    <w:abstractNumId w:val="2"/>
  </w:num>
  <w:num w:numId="36" w16cid:durableId="1323699265">
    <w:abstractNumId w:val="26"/>
  </w:num>
  <w:num w:numId="37" w16cid:durableId="1634405873">
    <w:abstractNumId w:val="25"/>
  </w:num>
  <w:num w:numId="38" w16cid:durableId="831068903">
    <w:abstractNumId w:val="29"/>
  </w:num>
  <w:num w:numId="39" w16cid:durableId="1828126733">
    <w:abstractNumId w:val="7"/>
  </w:num>
  <w:num w:numId="40" w16cid:durableId="1178303518">
    <w:abstractNumId w:val="43"/>
  </w:num>
  <w:num w:numId="41" w16cid:durableId="1495997263">
    <w:abstractNumId w:val="4"/>
  </w:num>
  <w:num w:numId="42" w16cid:durableId="562522060">
    <w:abstractNumId w:val="33"/>
  </w:num>
  <w:num w:numId="43" w16cid:durableId="1242829705">
    <w:abstractNumId w:val="10"/>
  </w:num>
  <w:num w:numId="44" w16cid:durableId="78719721">
    <w:abstractNumId w:val="35"/>
  </w:num>
  <w:num w:numId="45" w16cid:durableId="1955748205">
    <w:abstractNumId w:val="28"/>
  </w:num>
  <w:num w:numId="46" w16cid:durableId="1893885793">
    <w:abstractNumId w:val="17"/>
  </w:num>
  <w:num w:numId="47" w16cid:durableId="1491944211">
    <w:abstractNumId w:val="6"/>
  </w:num>
  <w:num w:numId="48" w16cid:durableId="1322467276">
    <w:abstractNumId w:val="42"/>
  </w:num>
  <w:num w:numId="49" w16cid:durableId="1780758614">
    <w:abstractNumId w:val="38"/>
  </w:num>
  <w:num w:numId="50" w16cid:durableId="803543743">
    <w:abstractNumId w:val="18"/>
  </w:num>
  <w:num w:numId="51" w16cid:durableId="1781488289">
    <w:abstractNumId w:val="8"/>
  </w:num>
  <w:num w:numId="52" w16cid:durableId="769663200">
    <w:abstractNumId w:val="30"/>
  </w:num>
  <w:num w:numId="53" w16cid:durableId="1682661153">
    <w:abstractNumId w:val="16"/>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uro Pelucchi">
    <w15:presenceInfo w15:providerId="AD" w15:userId="S::mauro.pelucchi@guest.unibg.it::66bba36c-59c5-4fbc-87db-d7a02087ad9b"/>
  </w15:person>
  <w15:person w15:author="LARA LONGHI">
    <w15:presenceInfo w15:providerId="AD" w15:userId="S::l.longhi6@studenti.unibg.it::a04951a5-c632-43be-b023-c2c634d71a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markup="0"/>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0081F"/>
    <w:rsid w:val="00004ABB"/>
    <w:rsid w:val="0001474D"/>
    <w:rsid w:val="00014981"/>
    <w:rsid w:val="000152D8"/>
    <w:rsid w:val="00025651"/>
    <w:rsid w:val="00025DD4"/>
    <w:rsid w:val="00027535"/>
    <w:rsid w:val="000315DA"/>
    <w:rsid w:val="00034E88"/>
    <w:rsid w:val="000375A1"/>
    <w:rsid w:val="00041536"/>
    <w:rsid w:val="000450D6"/>
    <w:rsid w:val="00046A67"/>
    <w:rsid w:val="00050DA7"/>
    <w:rsid w:val="00052F01"/>
    <w:rsid w:val="0005438B"/>
    <w:rsid w:val="00055926"/>
    <w:rsid w:val="0006231D"/>
    <w:rsid w:val="0007517E"/>
    <w:rsid w:val="0009751A"/>
    <w:rsid w:val="00097B05"/>
    <w:rsid w:val="000A3CCB"/>
    <w:rsid w:val="000A7453"/>
    <w:rsid w:val="000B3155"/>
    <w:rsid w:val="000B599B"/>
    <w:rsid w:val="000B6FB0"/>
    <w:rsid w:val="000C007A"/>
    <w:rsid w:val="000C1205"/>
    <w:rsid w:val="000C3202"/>
    <w:rsid w:val="000C6886"/>
    <w:rsid w:val="000D02FD"/>
    <w:rsid w:val="000E0E90"/>
    <w:rsid w:val="000E0F5F"/>
    <w:rsid w:val="000E3355"/>
    <w:rsid w:val="000E4F24"/>
    <w:rsid w:val="000E76FC"/>
    <w:rsid w:val="000F5A19"/>
    <w:rsid w:val="00101088"/>
    <w:rsid w:val="00105C3B"/>
    <w:rsid w:val="00113433"/>
    <w:rsid w:val="0011374F"/>
    <w:rsid w:val="00114BA8"/>
    <w:rsid w:val="00114C85"/>
    <w:rsid w:val="001215C9"/>
    <w:rsid w:val="00127563"/>
    <w:rsid w:val="00134A39"/>
    <w:rsid w:val="00136FBA"/>
    <w:rsid w:val="0013760D"/>
    <w:rsid w:val="00137DA4"/>
    <w:rsid w:val="00137F85"/>
    <w:rsid w:val="00144970"/>
    <w:rsid w:val="00150553"/>
    <w:rsid w:val="00153FC9"/>
    <w:rsid w:val="00155A99"/>
    <w:rsid w:val="00160E2C"/>
    <w:rsid w:val="00164D1E"/>
    <w:rsid w:val="00170FE5"/>
    <w:rsid w:val="0017371E"/>
    <w:rsid w:val="00174634"/>
    <w:rsid w:val="00175061"/>
    <w:rsid w:val="001750D0"/>
    <w:rsid w:val="001766E1"/>
    <w:rsid w:val="00183F99"/>
    <w:rsid w:val="001903F2"/>
    <w:rsid w:val="00190C3B"/>
    <w:rsid w:val="0019278F"/>
    <w:rsid w:val="00194B67"/>
    <w:rsid w:val="001A4C2B"/>
    <w:rsid w:val="001B33E9"/>
    <w:rsid w:val="001B490F"/>
    <w:rsid w:val="001B6A41"/>
    <w:rsid w:val="001C0C39"/>
    <w:rsid w:val="001C20B1"/>
    <w:rsid w:val="001C3A20"/>
    <w:rsid w:val="001C606F"/>
    <w:rsid w:val="001D01C4"/>
    <w:rsid w:val="001D07D3"/>
    <w:rsid w:val="001D2F45"/>
    <w:rsid w:val="001D7D4F"/>
    <w:rsid w:val="001E152F"/>
    <w:rsid w:val="001F227A"/>
    <w:rsid w:val="00201D5A"/>
    <w:rsid w:val="00202AA6"/>
    <w:rsid w:val="00205A17"/>
    <w:rsid w:val="0021087A"/>
    <w:rsid w:val="00212753"/>
    <w:rsid w:val="002146B5"/>
    <w:rsid w:val="00214CCD"/>
    <w:rsid w:val="00215566"/>
    <w:rsid w:val="00220FD6"/>
    <w:rsid w:val="0022161E"/>
    <w:rsid w:val="00230747"/>
    <w:rsid w:val="00236D41"/>
    <w:rsid w:val="002427D5"/>
    <w:rsid w:val="00246E79"/>
    <w:rsid w:val="0024715C"/>
    <w:rsid w:val="0025588E"/>
    <w:rsid w:val="00257936"/>
    <w:rsid w:val="0026675F"/>
    <w:rsid w:val="0027240C"/>
    <w:rsid w:val="00272D58"/>
    <w:rsid w:val="002739A6"/>
    <w:rsid w:val="00281D6B"/>
    <w:rsid w:val="00281DCC"/>
    <w:rsid w:val="00287164"/>
    <w:rsid w:val="00287382"/>
    <w:rsid w:val="00292701"/>
    <w:rsid w:val="002A1B2E"/>
    <w:rsid w:val="002A235F"/>
    <w:rsid w:val="002A400A"/>
    <w:rsid w:val="002A5559"/>
    <w:rsid w:val="002B743A"/>
    <w:rsid w:val="002C25C5"/>
    <w:rsid w:val="002C299D"/>
    <w:rsid w:val="002C2AC2"/>
    <w:rsid w:val="002C5FA6"/>
    <w:rsid w:val="002C73BC"/>
    <w:rsid w:val="002D1491"/>
    <w:rsid w:val="002D4BE9"/>
    <w:rsid w:val="002D75BF"/>
    <w:rsid w:val="002E09DC"/>
    <w:rsid w:val="002F2FD6"/>
    <w:rsid w:val="002F3D31"/>
    <w:rsid w:val="002F4033"/>
    <w:rsid w:val="00300CBD"/>
    <w:rsid w:val="00300F71"/>
    <w:rsid w:val="003012F3"/>
    <w:rsid w:val="00303572"/>
    <w:rsid w:val="0031036F"/>
    <w:rsid w:val="003103E6"/>
    <w:rsid w:val="00315A75"/>
    <w:rsid w:val="003205A6"/>
    <w:rsid w:val="00322174"/>
    <w:rsid w:val="003225B8"/>
    <w:rsid w:val="00327BE3"/>
    <w:rsid w:val="003316E0"/>
    <w:rsid w:val="00333159"/>
    <w:rsid w:val="003349D9"/>
    <w:rsid w:val="00335B5E"/>
    <w:rsid w:val="003455A9"/>
    <w:rsid w:val="00345BB8"/>
    <w:rsid w:val="0034654D"/>
    <w:rsid w:val="0034778E"/>
    <w:rsid w:val="00352340"/>
    <w:rsid w:val="00354049"/>
    <w:rsid w:val="003555F0"/>
    <w:rsid w:val="00364A3C"/>
    <w:rsid w:val="00384627"/>
    <w:rsid w:val="0038511B"/>
    <w:rsid w:val="00385B60"/>
    <w:rsid w:val="003A123A"/>
    <w:rsid w:val="003A3161"/>
    <w:rsid w:val="003A556E"/>
    <w:rsid w:val="003A6A09"/>
    <w:rsid w:val="003A7DF6"/>
    <w:rsid w:val="003B45FB"/>
    <w:rsid w:val="003B5B8B"/>
    <w:rsid w:val="003B69BA"/>
    <w:rsid w:val="003C65ED"/>
    <w:rsid w:val="003C7708"/>
    <w:rsid w:val="003C7C0A"/>
    <w:rsid w:val="003D0B4F"/>
    <w:rsid w:val="003D4E92"/>
    <w:rsid w:val="003D75C4"/>
    <w:rsid w:val="003D7DDF"/>
    <w:rsid w:val="003E21EA"/>
    <w:rsid w:val="003E4BE9"/>
    <w:rsid w:val="003F5698"/>
    <w:rsid w:val="003F6BFE"/>
    <w:rsid w:val="004016FD"/>
    <w:rsid w:val="00414941"/>
    <w:rsid w:val="004158AA"/>
    <w:rsid w:val="0042112F"/>
    <w:rsid w:val="00430D86"/>
    <w:rsid w:val="004338E8"/>
    <w:rsid w:val="00435D30"/>
    <w:rsid w:val="004369F8"/>
    <w:rsid w:val="00445B4C"/>
    <w:rsid w:val="00447375"/>
    <w:rsid w:val="00453679"/>
    <w:rsid w:val="00461D63"/>
    <w:rsid w:val="0046333D"/>
    <w:rsid w:val="00466533"/>
    <w:rsid w:val="00471A7A"/>
    <w:rsid w:val="00474AAC"/>
    <w:rsid w:val="00475855"/>
    <w:rsid w:val="004766AF"/>
    <w:rsid w:val="00493FBF"/>
    <w:rsid w:val="00494027"/>
    <w:rsid w:val="004945D5"/>
    <w:rsid w:val="00495803"/>
    <w:rsid w:val="004A12E5"/>
    <w:rsid w:val="004A5761"/>
    <w:rsid w:val="004B22A0"/>
    <w:rsid w:val="004B4E90"/>
    <w:rsid w:val="004C034A"/>
    <w:rsid w:val="004C1361"/>
    <w:rsid w:val="004C487D"/>
    <w:rsid w:val="004C72C5"/>
    <w:rsid w:val="004C7764"/>
    <w:rsid w:val="004E0D1D"/>
    <w:rsid w:val="004E265F"/>
    <w:rsid w:val="004E428B"/>
    <w:rsid w:val="004E5648"/>
    <w:rsid w:val="004E61FC"/>
    <w:rsid w:val="004E6F07"/>
    <w:rsid w:val="004F0EA2"/>
    <w:rsid w:val="004F53F3"/>
    <w:rsid w:val="005004D9"/>
    <w:rsid w:val="00501C53"/>
    <w:rsid w:val="00505F55"/>
    <w:rsid w:val="005074B8"/>
    <w:rsid w:val="00511ADA"/>
    <w:rsid w:val="00514180"/>
    <w:rsid w:val="0051480C"/>
    <w:rsid w:val="00516D6D"/>
    <w:rsid w:val="005206C3"/>
    <w:rsid w:val="0052112F"/>
    <w:rsid w:val="00525541"/>
    <w:rsid w:val="00537420"/>
    <w:rsid w:val="00550CB1"/>
    <w:rsid w:val="0055325F"/>
    <w:rsid w:val="0055578F"/>
    <w:rsid w:val="0055656E"/>
    <w:rsid w:val="005644B3"/>
    <w:rsid w:val="00567A13"/>
    <w:rsid w:val="005823D9"/>
    <w:rsid w:val="00587C28"/>
    <w:rsid w:val="00591BA6"/>
    <w:rsid w:val="00593FCA"/>
    <w:rsid w:val="005964F6"/>
    <w:rsid w:val="005A23C8"/>
    <w:rsid w:val="005A3394"/>
    <w:rsid w:val="005B383C"/>
    <w:rsid w:val="005B527B"/>
    <w:rsid w:val="005B61D8"/>
    <w:rsid w:val="005C0E6D"/>
    <w:rsid w:val="005C4AC7"/>
    <w:rsid w:val="005C7B73"/>
    <w:rsid w:val="005D1AFD"/>
    <w:rsid w:val="005D1C41"/>
    <w:rsid w:val="005D392C"/>
    <w:rsid w:val="005D5421"/>
    <w:rsid w:val="005E19E5"/>
    <w:rsid w:val="005E6D2A"/>
    <w:rsid w:val="005F6BCE"/>
    <w:rsid w:val="00612BD7"/>
    <w:rsid w:val="00612E02"/>
    <w:rsid w:val="00613737"/>
    <w:rsid w:val="00615999"/>
    <w:rsid w:val="00620651"/>
    <w:rsid w:val="00623462"/>
    <w:rsid w:val="0062377D"/>
    <w:rsid w:val="0063153E"/>
    <w:rsid w:val="00641BFF"/>
    <w:rsid w:val="00642F00"/>
    <w:rsid w:val="006452D0"/>
    <w:rsid w:val="00645EFA"/>
    <w:rsid w:val="006515F7"/>
    <w:rsid w:val="00655623"/>
    <w:rsid w:val="0065694E"/>
    <w:rsid w:val="00673BED"/>
    <w:rsid w:val="00680E30"/>
    <w:rsid w:val="006813F5"/>
    <w:rsid w:val="00691513"/>
    <w:rsid w:val="00691CF2"/>
    <w:rsid w:val="006945D5"/>
    <w:rsid w:val="00695F14"/>
    <w:rsid w:val="00695F9A"/>
    <w:rsid w:val="00696580"/>
    <w:rsid w:val="00696939"/>
    <w:rsid w:val="00697290"/>
    <w:rsid w:val="006A13C5"/>
    <w:rsid w:val="006A3203"/>
    <w:rsid w:val="006A357E"/>
    <w:rsid w:val="006A4E22"/>
    <w:rsid w:val="006B1C9D"/>
    <w:rsid w:val="006B6477"/>
    <w:rsid w:val="006E404C"/>
    <w:rsid w:val="006E6110"/>
    <w:rsid w:val="006F19F9"/>
    <w:rsid w:val="006F40A3"/>
    <w:rsid w:val="006F4123"/>
    <w:rsid w:val="006F744D"/>
    <w:rsid w:val="007113C7"/>
    <w:rsid w:val="00720357"/>
    <w:rsid w:val="007239EB"/>
    <w:rsid w:val="00731A6C"/>
    <w:rsid w:val="007320B1"/>
    <w:rsid w:val="00732977"/>
    <w:rsid w:val="00734197"/>
    <w:rsid w:val="00735368"/>
    <w:rsid w:val="00737859"/>
    <w:rsid w:val="00742345"/>
    <w:rsid w:val="00743024"/>
    <w:rsid w:val="00744A6D"/>
    <w:rsid w:val="00751AE4"/>
    <w:rsid w:val="007531C4"/>
    <w:rsid w:val="0076643C"/>
    <w:rsid w:val="00770354"/>
    <w:rsid w:val="00772B2E"/>
    <w:rsid w:val="00773626"/>
    <w:rsid w:val="007737DB"/>
    <w:rsid w:val="00774771"/>
    <w:rsid w:val="0078028B"/>
    <w:rsid w:val="0078206D"/>
    <w:rsid w:val="00783D5B"/>
    <w:rsid w:val="00787507"/>
    <w:rsid w:val="007879E6"/>
    <w:rsid w:val="0079164C"/>
    <w:rsid w:val="0079419A"/>
    <w:rsid w:val="00796E90"/>
    <w:rsid w:val="007A0CBE"/>
    <w:rsid w:val="007A276C"/>
    <w:rsid w:val="007A4D62"/>
    <w:rsid w:val="007B31C8"/>
    <w:rsid w:val="007B4F8B"/>
    <w:rsid w:val="007B5198"/>
    <w:rsid w:val="007B5FF1"/>
    <w:rsid w:val="007C1BB0"/>
    <w:rsid w:val="007C6567"/>
    <w:rsid w:val="007C6F9F"/>
    <w:rsid w:val="007D667B"/>
    <w:rsid w:val="007D70DB"/>
    <w:rsid w:val="007E1002"/>
    <w:rsid w:val="007E26EC"/>
    <w:rsid w:val="007E5753"/>
    <w:rsid w:val="007F0F01"/>
    <w:rsid w:val="007F4F4D"/>
    <w:rsid w:val="007F508B"/>
    <w:rsid w:val="007F5582"/>
    <w:rsid w:val="00802CD3"/>
    <w:rsid w:val="00803167"/>
    <w:rsid w:val="00804439"/>
    <w:rsid w:val="008066A7"/>
    <w:rsid w:val="00817E2F"/>
    <w:rsid w:val="00820E5B"/>
    <w:rsid w:val="00822BA7"/>
    <w:rsid w:val="00827B61"/>
    <w:rsid w:val="00827F87"/>
    <w:rsid w:val="008317A1"/>
    <w:rsid w:val="008433CF"/>
    <w:rsid w:val="00846D02"/>
    <w:rsid w:val="00847DE8"/>
    <w:rsid w:val="00850EAE"/>
    <w:rsid w:val="00853060"/>
    <w:rsid w:val="008620F5"/>
    <w:rsid w:val="008624E1"/>
    <w:rsid w:val="00866387"/>
    <w:rsid w:val="00870D54"/>
    <w:rsid w:val="008716E0"/>
    <w:rsid w:val="00871F23"/>
    <w:rsid w:val="00884584"/>
    <w:rsid w:val="0088632E"/>
    <w:rsid w:val="008A217E"/>
    <w:rsid w:val="008A4E8B"/>
    <w:rsid w:val="008B0071"/>
    <w:rsid w:val="008B5C60"/>
    <w:rsid w:val="008C2330"/>
    <w:rsid w:val="008C29AB"/>
    <w:rsid w:val="008C386F"/>
    <w:rsid w:val="008C5A2B"/>
    <w:rsid w:val="008C7673"/>
    <w:rsid w:val="008C79A0"/>
    <w:rsid w:val="008D1514"/>
    <w:rsid w:val="008D1E56"/>
    <w:rsid w:val="008D28D3"/>
    <w:rsid w:val="008D38A1"/>
    <w:rsid w:val="008D49D5"/>
    <w:rsid w:val="008D7288"/>
    <w:rsid w:val="008F1171"/>
    <w:rsid w:val="009021A2"/>
    <w:rsid w:val="0090308D"/>
    <w:rsid w:val="00903BB0"/>
    <w:rsid w:val="009076F0"/>
    <w:rsid w:val="00920407"/>
    <w:rsid w:val="009237F8"/>
    <w:rsid w:val="009375BD"/>
    <w:rsid w:val="00942BF8"/>
    <w:rsid w:val="0094675D"/>
    <w:rsid w:val="00951489"/>
    <w:rsid w:val="00951A89"/>
    <w:rsid w:val="0095704A"/>
    <w:rsid w:val="009610DE"/>
    <w:rsid w:val="00962972"/>
    <w:rsid w:val="009637CD"/>
    <w:rsid w:val="00967F32"/>
    <w:rsid w:val="00972C4E"/>
    <w:rsid w:val="00975CA7"/>
    <w:rsid w:val="009764C7"/>
    <w:rsid w:val="00981D73"/>
    <w:rsid w:val="00982CFA"/>
    <w:rsid w:val="00984F87"/>
    <w:rsid w:val="0098694C"/>
    <w:rsid w:val="00990ED6"/>
    <w:rsid w:val="0099105F"/>
    <w:rsid w:val="009977F8"/>
    <w:rsid w:val="009A3434"/>
    <w:rsid w:val="009A7B90"/>
    <w:rsid w:val="009B1377"/>
    <w:rsid w:val="009B2BBC"/>
    <w:rsid w:val="009B5570"/>
    <w:rsid w:val="009B5806"/>
    <w:rsid w:val="009B60EC"/>
    <w:rsid w:val="009B6A7E"/>
    <w:rsid w:val="009B7564"/>
    <w:rsid w:val="009C4E1F"/>
    <w:rsid w:val="009C6617"/>
    <w:rsid w:val="009C7613"/>
    <w:rsid w:val="009D1E3A"/>
    <w:rsid w:val="009D2CD3"/>
    <w:rsid w:val="009E45DA"/>
    <w:rsid w:val="009E4B27"/>
    <w:rsid w:val="009E5806"/>
    <w:rsid w:val="009E73AE"/>
    <w:rsid w:val="009E74C6"/>
    <w:rsid w:val="009E765E"/>
    <w:rsid w:val="009F3FF1"/>
    <w:rsid w:val="009F5D51"/>
    <w:rsid w:val="00A00D44"/>
    <w:rsid w:val="00A05B19"/>
    <w:rsid w:val="00A07CF6"/>
    <w:rsid w:val="00A10049"/>
    <w:rsid w:val="00A125C8"/>
    <w:rsid w:val="00A20A55"/>
    <w:rsid w:val="00A31657"/>
    <w:rsid w:val="00A42DDC"/>
    <w:rsid w:val="00A43DD1"/>
    <w:rsid w:val="00A50488"/>
    <w:rsid w:val="00A50D77"/>
    <w:rsid w:val="00A5379E"/>
    <w:rsid w:val="00A602FB"/>
    <w:rsid w:val="00A60EF4"/>
    <w:rsid w:val="00A60FF9"/>
    <w:rsid w:val="00A745BD"/>
    <w:rsid w:val="00A74BBF"/>
    <w:rsid w:val="00A834AA"/>
    <w:rsid w:val="00A872F3"/>
    <w:rsid w:val="00A95045"/>
    <w:rsid w:val="00A954B2"/>
    <w:rsid w:val="00A97763"/>
    <w:rsid w:val="00AA0F72"/>
    <w:rsid w:val="00AA31C3"/>
    <w:rsid w:val="00AA6C78"/>
    <w:rsid w:val="00AA7255"/>
    <w:rsid w:val="00AA7FBE"/>
    <w:rsid w:val="00AB6E78"/>
    <w:rsid w:val="00AC3DD3"/>
    <w:rsid w:val="00AD35AC"/>
    <w:rsid w:val="00AD79AE"/>
    <w:rsid w:val="00AD7ABF"/>
    <w:rsid w:val="00AE12E6"/>
    <w:rsid w:val="00AF36ED"/>
    <w:rsid w:val="00AF406B"/>
    <w:rsid w:val="00AF4908"/>
    <w:rsid w:val="00AF5F0F"/>
    <w:rsid w:val="00B00214"/>
    <w:rsid w:val="00B05BEE"/>
    <w:rsid w:val="00B12FF3"/>
    <w:rsid w:val="00B156FB"/>
    <w:rsid w:val="00B17CD6"/>
    <w:rsid w:val="00B20E80"/>
    <w:rsid w:val="00B25F28"/>
    <w:rsid w:val="00B27C91"/>
    <w:rsid w:val="00B31C0D"/>
    <w:rsid w:val="00B546DA"/>
    <w:rsid w:val="00B55AC1"/>
    <w:rsid w:val="00B60125"/>
    <w:rsid w:val="00B62768"/>
    <w:rsid w:val="00B7201E"/>
    <w:rsid w:val="00B82132"/>
    <w:rsid w:val="00B90409"/>
    <w:rsid w:val="00B93ADD"/>
    <w:rsid w:val="00B9452A"/>
    <w:rsid w:val="00B94C5E"/>
    <w:rsid w:val="00B95304"/>
    <w:rsid w:val="00B972ED"/>
    <w:rsid w:val="00BA2CA9"/>
    <w:rsid w:val="00BA3E98"/>
    <w:rsid w:val="00BB3697"/>
    <w:rsid w:val="00BD0D21"/>
    <w:rsid w:val="00BE1D4A"/>
    <w:rsid w:val="00BE34C8"/>
    <w:rsid w:val="00BF0D3C"/>
    <w:rsid w:val="00BF32C7"/>
    <w:rsid w:val="00BF57D5"/>
    <w:rsid w:val="00C01AE5"/>
    <w:rsid w:val="00C04692"/>
    <w:rsid w:val="00C14FCC"/>
    <w:rsid w:val="00C20A81"/>
    <w:rsid w:val="00C31792"/>
    <w:rsid w:val="00C36C9F"/>
    <w:rsid w:val="00C3701A"/>
    <w:rsid w:val="00C44DA4"/>
    <w:rsid w:val="00C6098F"/>
    <w:rsid w:val="00C73759"/>
    <w:rsid w:val="00C76A69"/>
    <w:rsid w:val="00C77C74"/>
    <w:rsid w:val="00C804E5"/>
    <w:rsid w:val="00C82BD5"/>
    <w:rsid w:val="00C84CEF"/>
    <w:rsid w:val="00C90B01"/>
    <w:rsid w:val="00C91BFA"/>
    <w:rsid w:val="00C91C88"/>
    <w:rsid w:val="00C94F75"/>
    <w:rsid w:val="00C95024"/>
    <w:rsid w:val="00CA1630"/>
    <w:rsid w:val="00CA434E"/>
    <w:rsid w:val="00CA5609"/>
    <w:rsid w:val="00CB23C8"/>
    <w:rsid w:val="00CB4384"/>
    <w:rsid w:val="00CB68CD"/>
    <w:rsid w:val="00CE252C"/>
    <w:rsid w:val="00CE4CF3"/>
    <w:rsid w:val="00CE6F8F"/>
    <w:rsid w:val="00CF0F94"/>
    <w:rsid w:val="00CF20F6"/>
    <w:rsid w:val="00CF657F"/>
    <w:rsid w:val="00D051E0"/>
    <w:rsid w:val="00D07896"/>
    <w:rsid w:val="00D102F3"/>
    <w:rsid w:val="00D10A10"/>
    <w:rsid w:val="00D20DC0"/>
    <w:rsid w:val="00D224F6"/>
    <w:rsid w:val="00D2462D"/>
    <w:rsid w:val="00D25111"/>
    <w:rsid w:val="00D26FEE"/>
    <w:rsid w:val="00D27D4C"/>
    <w:rsid w:val="00D3703F"/>
    <w:rsid w:val="00D413EF"/>
    <w:rsid w:val="00D416E5"/>
    <w:rsid w:val="00D46C2D"/>
    <w:rsid w:val="00D501B5"/>
    <w:rsid w:val="00D57FB8"/>
    <w:rsid w:val="00D600CD"/>
    <w:rsid w:val="00D647E9"/>
    <w:rsid w:val="00D64B54"/>
    <w:rsid w:val="00D655AD"/>
    <w:rsid w:val="00D807C1"/>
    <w:rsid w:val="00D82E9E"/>
    <w:rsid w:val="00D84DB0"/>
    <w:rsid w:val="00D942B4"/>
    <w:rsid w:val="00D96A31"/>
    <w:rsid w:val="00DA3B31"/>
    <w:rsid w:val="00DA66E2"/>
    <w:rsid w:val="00DA6F3F"/>
    <w:rsid w:val="00DA7114"/>
    <w:rsid w:val="00DB0D62"/>
    <w:rsid w:val="00DB2E37"/>
    <w:rsid w:val="00DB331B"/>
    <w:rsid w:val="00DB6321"/>
    <w:rsid w:val="00DB709C"/>
    <w:rsid w:val="00DC03E1"/>
    <w:rsid w:val="00DC1F42"/>
    <w:rsid w:val="00DC21C2"/>
    <w:rsid w:val="00DC28B3"/>
    <w:rsid w:val="00DC7BB0"/>
    <w:rsid w:val="00DE588B"/>
    <w:rsid w:val="00DE5A42"/>
    <w:rsid w:val="00DE5FB4"/>
    <w:rsid w:val="00DF4F9E"/>
    <w:rsid w:val="00DF60B9"/>
    <w:rsid w:val="00DF7D1C"/>
    <w:rsid w:val="00DF7F43"/>
    <w:rsid w:val="00E042C6"/>
    <w:rsid w:val="00E12F2E"/>
    <w:rsid w:val="00E20405"/>
    <w:rsid w:val="00E23F29"/>
    <w:rsid w:val="00E25242"/>
    <w:rsid w:val="00E34B52"/>
    <w:rsid w:val="00E34F1C"/>
    <w:rsid w:val="00E456DA"/>
    <w:rsid w:val="00E5184A"/>
    <w:rsid w:val="00E54EBC"/>
    <w:rsid w:val="00E552BC"/>
    <w:rsid w:val="00E66CCB"/>
    <w:rsid w:val="00E6700E"/>
    <w:rsid w:val="00E707A6"/>
    <w:rsid w:val="00E71DC5"/>
    <w:rsid w:val="00E72973"/>
    <w:rsid w:val="00E84FE8"/>
    <w:rsid w:val="00E951F4"/>
    <w:rsid w:val="00E974E4"/>
    <w:rsid w:val="00EA0590"/>
    <w:rsid w:val="00EA472E"/>
    <w:rsid w:val="00EB3772"/>
    <w:rsid w:val="00EC4FBD"/>
    <w:rsid w:val="00ED1F65"/>
    <w:rsid w:val="00EE52AA"/>
    <w:rsid w:val="00EE562B"/>
    <w:rsid w:val="00EE5E30"/>
    <w:rsid w:val="00EF58D5"/>
    <w:rsid w:val="00EF71FB"/>
    <w:rsid w:val="00F004A0"/>
    <w:rsid w:val="00F00F49"/>
    <w:rsid w:val="00F01914"/>
    <w:rsid w:val="00F01A3D"/>
    <w:rsid w:val="00F0276C"/>
    <w:rsid w:val="00F042E4"/>
    <w:rsid w:val="00F05169"/>
    <w:rsid w:val="00F14330"/>
    <w:rsid w:val="00F1457D"/>
    <w:rsid w:val="00F15AAA"/>
    <w:rsid w:val="00F16E2F"/>
    <w:rsid w:val="00F31BCB"/>
    <w:rsid w:val="00F31E49"/>
    <w:rsid w:val="00F336AC"/>
    <w:rsid w:val="00F35356"/>
    <w:rsid w:val="00F40C37"/>
    <w:rsid w:val="00F44213"/>
    <w:rsid w:val="00F443B9"/>
    <w:rsid w:val="00F457B1"/>
    <w:rsid w:val="00F47619"/>
    <w:rsid w:val="00F509FA"/>
    <w:rsid w:val="00F50DB8"/>
    <w:rsid w:val="00F512D0"/>
    <w:rsid w:val="00F522E4"/>
    <w:rsid w:val="00F530FF"/>
    <w:rsid w:val="00F55490"/>
    <w:rsid w:val="00F62418"/>
    <w:rsid w:val="00F65463"/>
    <w:rsid w:val="00F709E7"/>
    <w:rsid w:val="00F7163E"/>
    <w:rsid w:val="00F82186"/>
    <w:rsid w:val="00F84B41"/>
    <w:rsid w:val="00F86D5E"/>
    <w:rsid w:val="00F90B5C"/>
    <w:rsid w:val="00F92F30"/>
    <w:rsid w:val="00F93B02"/>
    <w:rsid w:val="00FA1B55"/>
    <w:rsid w:val="00FA3231"/>
    <w:rsid w:val="00FB7B2F"/>
    <w:rsid w:val="00FD71FD"/>
    <w:rsid w:val="00FE1952"/>
    <w:rsid w:val="00FE238C"/>
    <w:rsid w:val="00FE2D0C"/>
    <w:rsid w:val="00FE3C04"/>
    <w:rsid w:val="00FE4F67"/>
    <w:rsid w:val="00FE560A"/>
    <w:rsid w:val="00FE728C"/>
    <w:rsid w:val="00FF079D"/>
    <w:rsid w:val="032AA9E4"/>
    <w:rsid w:val="03E2010D"/>
    <w:rsid w:val="05A7AEEC"/>
    <w:rsid w:val="07418809"/>
    <w:rsid w:val="076E8AFD"/>
    <w:rsid w:val="0A02B8AA"/>
    <w:rsid w:val="0A6687EB"/>
    <w:rsid w:val="0AE7B69B"/>
    <w:rsid w:val="0D2DE931"/>
    <w:rsid w:val="1647A309"/>
    <w:rsid w:val="1D307901"/>
    <w:rsid w:val="207B7749"/>
    <w:rsid w:val="2886CE46"/>
    <w:rsid w:val="28E8CE01"/>
    <w:rsid w:val="2BB994A6"/>
    <w:rsid w:val="2E59542A"/>
    <w:rsid w:val="3615166F"/>
    <w:rsid w:val="36CCEF8D"/>
    <w:rsid w:val="3B42E1D1"/>
    <w:rsid w:val="3B622BEB"/>
    <w:rsid w:val="414A90B2"/>
    <w:rsid w:val="44A8E296"/>
    <w:rsid w:val="4C3C74BA"/>
    <w:rsid w:val="4EA33DA3"/>
    <w:rsid w:val="4EFD8290"/>
    <w:rsid w:val="4FC1F7A4"/>
    <w:rsid w:val="5848F966"/>
    <w:rsid w:val="58B034F0"/>
    <w:rsid w:val="5B0293EA"/>
    <w:rsid w:val="5EB1AAC7"/>
    <w:rsid w:val="69EA577A"/>
    <w:rsid w:val="6ADE9392"/>
    <w:rsid w:val="6B9335FF"/>
    <w:rsid w:val="6C11DF2B"/>
    <w:rsid w:val="76488BBB"/>
    <w:rsid w:val="7B912E4A"/>
    <w:rsid w:val="7C4AEC12"/>
    <w:rsid w:val="7E3238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5B383C"/>
    <w:pPr>
      <w:numPr>
        <w:ilvl w:val="2"/>
        <w:numId w:val="1"/>
      </w:numPr>
    </w:pPr>
    <w:rPr>
      <w:szCs w:val="25"/>
    </w:rPr>
  </w:style>
  <w:style w:type="character" w:customStyle="1" w:styleId="TsottoparaCarattere">
    <w:name w:val="T sottopara Carattere"/>
    <w:link w:val="Tsottopara"/>
    <w:rsid w:val="005B383C"/>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F522E4"/>
    <w:pPr>
      <w:tabs>
        <w:tab w:val="left" w:pos="851"/>
      </w:tabs>
      <w:spacing w:before="120"/>
      <w:ind w:left="708"/>
      <w:jc w:val="left"/>
    </w:pPr>
    <w:rPr>
      <w:i/>
      <w:sz w:val="14"/>
    </w:rPr>
  </w:style>
  <w:style w:type="character" w:customStyle="1" w:styleId="imgCarattere">
    <w:name w:val="img Carattere"/>
    <w:basedOn w:val="TtestoCarattere"/>
    <w:link w:val="img"/>
    <w:rsid w:val="00F522E4"/>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 w:type="character" w:styleId="Rimandocommento">
    <w:name w:val="annotation reference"/>
    <w:basedOn w:val="Carpredefinitoparagrafo"/>
    <w:uiPriority w:val="99"/>
    <w:semiHidden/>
    <w:unhideWhenUsed/>
    <w:rsid w:val="005D5421"/>
    <w:rPr>
      <w:sz w:val="16"/>
      <w:szCs w:val="16"/>
    </w:rPr>
  </w:style>
  <w:style w:type="paragraph" w:styleId="Testocommento">
    <w:name w:val="annotation text"/>
    <w:basedOn w:val="Normale"/>
    <w:link w:val="TestocommentoCarattere"/>
    <w:uiPriority w:val="99"/>
    <w:unhideWhenUsed/>
    <w:rsid w:val="005D5421"/>
    <w:pPr>
      <w:spacing w:line="240" w:lineRule="auto"/>
    </w:pPr>
    <w:rPr>
      <w:sz w:val="20"/>
      <w:szCs w:val="20"/>
    </w:rPr>
  </w:style>
  <w:style w:type="character" w:customStyle="1" w:styleId="TestocommentoCarattere">
    <w:name w:val="Testo commento Carattere"/>
    <w:basedOn w:val="Carpredefinitoparagrafo"/>
    <w:link w:val="Testocommento"/>
    <w:uiPriority w:val="99"/>
    <w:rsid w:val="005D5421"/>
    <w:rPr>
      <w:lang w:eastAsia="en-US"/>
    </w:rPr>
  </w:style>
  <w:style w:type="paragraph" w:styleId="Soggettocommento">
    <w:name w:val="annotation subject"/>
    <w:basedOn w:val="Testocommento"/>
    <w:next w:val="Testocommento"/>
    <w:link w:val="SoggettocommentoCarattere"/>
    <w:uiPriority w:val="99"/>
    <w:semiHidden/>
    <w:unhideWhenUsed/>
    <w:rsid w:val="005D5421"/>
    <w:rPr>
      <w:b/>
      <w:bCs/>
    </w:rPr>
  </w:style>
  <w:style w:type="character" w:customStyle="1" w:styleId="SoggettocommentoCarattere">
    <w:name w:val="Soggetto commento Carattere"/>
    <w:basedOn w:val="TestocommentoCarattere"/>
    <w:link w:val="Soggettocommento"/>
    <w:uiPriority w:val="99"/>
    <w:semiHidden/>
    <w:rsid w:val="005D5421"/>
    <w:rPr>
      <w:b/>
      <w:bCs/>
      <w:lang w:eastAsia="en-US"/>
    </w:rPr>
  </w:style>
  <w:style w:type="paragraph" w:styleId="Revisione">
    <w:name w:val="Revision"/>
    <w:hidden/>
    <w:uiPriority w:val="99"/>
    <w:semiHidden/>
    <w:rsid w:val="00B20E80"/>
    <w:rPr>
      <w:sz w:val="22"/>
      <w:szCs w:val="22"/>
      <w:lang w:eastAsia="en-US"/>
    </w:rPr>
  </w:style>
  <w:style w:type="paragraph" w:customStyle="1" w:styleId="Fonte">
    <w:name w:val="Fonte"/>
    <w:basedOn w:val="img"/>
    <w:link w:val="FonteCarattere"/>
    <w:qFormat/>
    <w:rsid w:val="00D2462D"/>
    <w:pPr>
      <w:spacing w:before="0" w:after="240"/>
    </w:pPr>
  </w:style>
  <w:style w:type="character" w:customStyle="1" w:styleId="FonteCarattere">
    <w:name w:val="Fonte Carattere"/>
    <w:basedOn w:val="imgCarattere"/>
    <w:link w:val="Fonte"/>
    <w:rsid w:val="00D2462D"/>
    <w:rPr>
      <w:rFonts w:ascii="Times New Roman" w:eastAsia="Times New Roman" w:hAnsi="Times New Roman"/>
      <w:i/>
      <w:sz w:val="14"/>
      <w:szCs w:val="24"/>
    </w:rPr>
  </w:style>
  <w:style w:type="character" w:styleId="Enfasigrassetto">
    <w:name w:val="Strong"/>
    <w:basedOn w:val="Carpredefinitoparagrafo"/>
    <w:uiPriority w:val="22"/>
    <w:qFormat/>
    <w:rsid w:val="001E152F"/>
    <w:rPr>
      <w:b/>
      <w:bCs/>
    </w:rPr>
  </w:style>
  <w:style w:type="character" w:styleId="Menzionenonrisolta">
    <w:name w:val="Unresolved Mention"/>
    <w:basedOn w:val="Carpredefinitoparagrafo"/>
    <w:uiPriority w:val="99"/>
    <w:semiHidden/>
    <w:unhideWhenUsed/>
    <w:rsid w:val="00D46C2D"/>
    <w:rPr>
      <w:color w:val="605E5C"/>
      <w:shd w:val="clear" w:color="auto" w:fill="E1DFDD"/>
    </w:rPr>
  </w:style>
  <w:style w:type="character" w:styleId="Collegamentovisitato">
    <w:name w:val="FollowedHyperlink"/>
    <w:basedOn w:val="Carpredefinitoparagrafo"/>
    <w:uiPriority w:val="99"/>
    <w:semiHidden/>
    <w:unhideWhenUsed/>
    <w:rsid w:val="00D46C2D"/>
    <w:rPr>
      <w:color w:val="96607D" w:themeColor="followedHyperlink"/>
      <w:u w:val="single"/>
    </w:rPr>
  </w:style>
  <w:style w:type="paragraph" w:styleId="Testonotadichiusura">
    <w:name w:val="endnote text"/>
    <w:basedOn w:val="Normale"/>
    <w:link w:val="TestonotadichiusuraCarattere"/>
    <w:uiPriority w:val="99"/>
    <w:semiHidden/>
    <w:unhideWhenUsed/>
    <w:rsid w:val="0009751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9751A"/>
    <w:rPr>
      <w:lang w:eastAsia="en-US"/>
    </w:rPr>
  </w:style>
  <w:style w:type="character" w:styleId="Rimandonotadichiusura">
    <w:name w:val="endnote reference"/>
    <w:basedOn w:val="Carpredefinitoparagrafo"/>
    <w:uiPriority w:val="99"/>
    <w:semiHidden/>
    <w:unhideWhenUsed/>
    <w:rsid w:val="0009751A"/>
    <w:rPr>
      <w:vertAlign w:val="superscript"/>
    </w:rPr>
  </w:style>
  <w:style w:type="paragraph" w:styleId="Testonotaapidipagina">
    <w:name w:val="footnote text"/>
    <w:basedOn w:val="Normale"/>
    <w:link w:val="TestonotaapidipaginaCarattere"/>
    <w:uiPriority w:val="99"/>
    <w:semiHidden/>
    <w:unhideWhenUsed/>
    <w:rsid w:val="0009751A"/>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9751A"/>
    <w:rPr>
      <w:lang w:eastAsia="en-US"/>
    </w:rPr>
  </w:style>
  <w:style w:type="character" w:styleId="Rimandonotaapidipagina">
    <w:name w:val="footnote reference"/>
    <w:basedOn w:val="Carpredefinitoparagrafo"/>
    <w:uiPriority w:val="99"/>
    <w:semiHidden/>
    <w:unhideWhenUsed/>
    <w:rsid w:val="0009751A"/>
    <w:rPr>
      <w:vertAlign w:val="superscript"/>
    </w:rPr>
  </w:style>
  <w:style w:type="paragraph" w:styleId="Indicedellefigure">
    <w:name w:val="table of figures"/>
    <w:basedOn w:val="Normale"/>
    <w:next w:val="Normale"/>
    <w:uiPriority w:val="99"/>
    <w:unhideWhenUsed/>
    <w:rsid w:val="004369F8"/>
    <w:pPr>
      <w:spacing w:after="0"/>
    </w:pPr>
    <w:rPr>
      <w:rFonts w:asciiTheme="minorHAnsi" w:hAnsiTheme="minorHAnsi"/>
      <w:i/>
      <w:iCs/>
      <w:sz w:val="20"/>
      <w:szCs w:val="20"/>
    </w:rPr>
  </w:style>
  <w:style w:type="paragraph" w:styleId="Didascalia">
    <w:name w:val="caption"/>
    <w:basedOn w:val="Normale"/>
    <w:next w:val="Normale"/>
    <w:uiPriority w:val="35"/>
    <w:unhideWhenUsed/>
    <w:qFormat/>
    <w:rsid w:val="004369F8"/>
    <w:pPr>
      <w:spacing w:after="200" w:line="240" w:lineRule="auto"/>
    </w:pPr>
    <w:rPr>
      <w:i/>
      <w:iCs/>
      <w:color w:val="0E2841" w:themeColor="text2"/>
      <w:sz w:val="18"/>
      <w:szCs w:val="18"/>
    </w:rPr>
  </w:style>
  <w:style w:type="character" w:styleId="Numeroriga">
    <w:name w:val="line number"/>
    <w:basedOn w:val="Carpredefinitoparagrafo"/>
    <w:uiPriority w:val="99"/>
    <w:semiHidden/>
    <w:unhideWhenUsed/>
    <w:rsid w:val="00AF4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84806979">
      <w:bodyDiv w:val="1"/>
      <w:marLeft w:val="0"/>
      <w:marRight w:val="0"/>
      <w:marTop w:val="0"/>
      <w:marBottom w:val="0"/>
      <w:divBdr>
        <w:top w:val="none" w:sz="0" w:space="0" w:color="auto"/>
        <w:left w:val="none" w:sz="0" w:space="0" w:color="auto"/>
        <w:bottom w:val="none" w:sz="0" w:space="0" w:color="auto"/>
        <w:right w:val="none" w:sz="0" w:space="0" w:color="auto"/>
      </w:divBdr>
      <w:divsChild>
        <w:div w:id="891580918">
          <w:marLeft w:val="0"/>
          <w:marRight w:val="0"/>
          <w:marTop w:val="0"/>
          <w:marBottom w:val="0"/>
          <w:divBdr>
            <w:top w:val="none" w:sz="0" w:space="0" w:color="auto"/>
            <w:left w:val="none" w:sz="0" w:space="0" w:color="auto"/>
            <w:bottom w:val="none" w:sz="0" w:space="0" w:color="auto"/>
            <w:right w:val="none" w:sz="0" w:space="0" w:color="auto"/>
          </w:divBdr>
          <w:divsChild>
            <w:div w:id="801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1617">
      <w:bodyDiv w:val="1"/>
      <w:marLeft w:val="0"/>
      <w:marRight w:val="0"/>
      <w:marTop w:val="0"/>
      <w:marBottom w:val="0"/>
      <w:divBdr>
        <w:top w:val="none" w:sz="0" w:space="0" w:color="auto"/>
        <w:left w:val="none" w:sz="0" w:space="0" w:color="auto"/>
        <w:bottom w:val="none" w:sz="0" w:space="0" w:color="auto"/>
        <w:right w:val="none" w:sz="0" w:space="0" w:color="auto"/>
      </w:divBdr>
    </w:div>
    <w:div w:id="100344075">
      <w:bodyDiv w:val="1"/>
      <w:marLeft w:val="0"/>
      <w:marRight w:val="0"/>
      <w:marTop w:val="0"/>
      <w:marBottom w:val="0"/>
      <w:divBdr>
        <w:top w:val="none" w:sz="0" w:space="0" w:color="auto"/>
        <w:left w:val="none" w:sz="0" w:space="0" w:color="auto"/>
        <w:bottom w:val="none" w:sz="0" w:space="0" w:color="auto"/>
        <w:right w:val="none" w:sz="0" w:space="0" w:color="auto"/>
      </w:divBdr>
      <w:divsChild>
        <w:div w:id="2140369861">
          <w:marLeft w:val="0"/>
          <w:marRight w:val="0"/>
          <w:marTop w:val="0"/>
          <w:marBottom w:val="0"/>
          <w:divBdr>
            <w:top w:val="none" w:sz="0" w:space="0" w:color="auto"/>
            <w:left w:val="none" w:sz="0" w:space="0" w:color="auto"/>
            <w:bottom w:val="none" w:sz="0" w:space="0" w:color="auto"/>
            <w:right w:val="none" w:sz="0" w:space="0" w:color="auto"/>
          </w:divBdr>
          <w:divsChild>
            <w:div w:id="2015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347">
      <w:bodyDiv w:val="1"/>
      <w:marLeft w:val="0"/>
      <w:marRight w:val="0"/>
      <w:marTop w:val="0"/>
      <w:marBottom w:val="0"/>
      <w:divBdr>
        <w:top w:val="none" w:sz="0" w:space="0" w:color="auto"/>
        <w:left w:val="none" w:sz="0" w:space="0" w:color="auto"/>
        <w:bottom w:val="none" w:sz="0" w:space="0" w:color="auto"/>
        <w:right w:val="none" w:sz="0" w:space="0" w:color="auto"/>
      </w:divBdr>
      <w:divsChild>
        <w:div w:id="2056928257">
          <w:marLeft w:val="0"/>
          <w:marRight w:val="0"/>
          <w:marTop w:val="0"/>
          <w:marBottom w:val="0"/>
          <w:divBdr>
            <w:top w:val="none" w:sz="0" w:space="0" w:color="auto"/>
            <w:left w:val="none" w:sz="0" w:space="0" w:color="auto"/>
            <w:bottom w:val="none" w:sz="0" w:space="0" w:color="auto"/>
            <w:right w:val="none" w:sz="0" w:space="0" w:color="auto"/>
          </w:divBdr>
          <w:divsChild>
            <w:div w:id="19603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0649">
      <w:bodyDiv w:val="1"/>
      <w:marLeft w:val="0"/>
      <w:marRight w:val="0"/>
      <w:marTop w:val="0"/>
      <w:marBottom w:val="0"/>
      <w:divBdr>
        <w:top w:val="none" w:sz="0" w:space="0" w:color="auto"/>
        <w:left w:val="none" w:sz="0" w:space="0" w:color="auto"/>
        <w:bottom w:val="none" w:sz="0" w:space="0" w:color="auto"/>
        <w:right w:val="none" w:sz="0" w:space="0" w:color="auto"/>
      </w:divBdr>
      <w:divsChild>
        <w:div w:id="852108828">
          <w:marLeft w:val="0"/>
          <w:marRight w:val="0"/>
          <w:marTop w:val="0"/>
          <w:marBottom w:val="0"/>
          <w:divBdr>
            <w:top w:val="none" w:sz="0" w:space="0" w:color="auto"/>
            <w:left w:val="none" w:sz="0" w:space="0" w:color="auto"/>
            <w:bottom w:val="none" w:sz="0" w:space="0" w:color="auto"/>
            <w:right w:val="none" w:sz="0" w:space="0" w:color="auto"/>
          </w:divBdr>
          <w:divsChild>
            <w:div w:id="1636134475">
              <w:marLeft w:val="0"/>
              <w:marRight w:val="0"/>
              <w:marTop w:val="0"/>
              <w:marBottom w:val="0"/>
              <w:divBdr>
                <w:top w:val="none" w:sz="0" w:space="0" w:color="auto"/>
                <w:left w:val="none" w:sz="0" w:space="0" w:color="auto"/>
                <w:bottom w:val="none" w:sz="0" w:space="0" w:color="auto"/>
                <w:right w:val="none" w:sz="0" w:space="0" w:color="auto"/>
              </w:divBdr>
            </w:div>
            <w:div w:id="1255436762">
              <w:marLeft w:val="0"/>
              <w:marRight w:val="0"/>
              <w:marTop w:val="0"/>
              <w:marBottom w:val="0"/>
              <w:divBdr>
                <w:top w:val="none" w:sz="0" w:space="0" w:color="auto"/>
                <w:left w:val="none" w:sz="0" w:space="0" w:color="auto"/>
                <w:bottom w:val="none" w:sz="0" w:space="0" w:color="auto"/>
                <w:right w:val="none" w:sz="0" w:space="0" w:color="auto"/>
              </w:divBdr>
            </w:div>
            <w:div w:id="1491285147">
              <w:marLeft w:val="0"/>
              <w:marRight w:val="0"/>
              <w:marTop w:val="0"/>
              <w:marBottom w:val="0"/>
              <w:divBdr>
                <w:top w:val="none" w:sz="0" w:space="0" w:color="auto"/>
                <w:left w:val="none" w:sz="0" w:space="0" w:color="auto"/>
                <w:bottom w:val="none" w:sz="0" w:space="0" w:color="auto"/>
                <w:right w:val="none" w:sz="0" w:space="0" w:color="auto"/>
              </w:divBdr>
            </w:div>
            <w:div w:id="1021782537">
              <w:marLeft w:val="0"/>
              <w:marRight w:val="0"/>
              <w:marTop w:val="0"/>
              <w:marBottom w:val="0"/>
              <w:divBdr>
                <w:top w:val="none" w:sz="0" w:space="0" w:color="auto"/>
                <w:left w:val="none" w:sz="0" w:space="0" w:color="auto"/>
                <w:bottom w:val="none" w:sz="0" w:space="0" w:color="auto"/>
                <w:right w:val="none" w:sz="0" w:space="0" w:color="auto"/>
              </w:divBdr>
            </w:div>
            <w:div w:id="970792363">
              <w:marLeft w:val="0"/>
              <w:marRight w:val="0"/>
              <w:marTop w:val="0"/>
              <w:marBottom w:val="0"/>
              <w:divBdr>
                <w:top w:val="none" w:sz="0" w:space="0" w:color="auto"/>
                <w:left w:val="none" w:sz="0" w:space="0" w:color="auto"/>
                <w:bottom w:val="none" w:sz="0" w:space="0" w:color="auto"/>
                <w:right w:val="none" w:sz="0" w:space="0" w:color="auto"/>
              </w:divBdr>
            </w:div>
            <w:div w:id="745080047">
              <w:marLeft w:val="0"/>
              <w:marRight w:val="0"/>
              <w:marTop w:val="0"/>
              <w:marBottom w:val="0"/>
              <w:divBdr>
                <w:top w:val="none" w:sz="0" w:space="0" w:color="auto"/>
                <w:left w:val="none" w:sz="0" w:space="0" w:color="auto"/>
                <w:bottom w:val="none" w:sz="0" w:space="0" w:color="auto"/>
                <w:right w:val="none" w:sz="0" w:space="0" w:color="auto"/>
              </w:divBdr>
            </w:div>
            <w:div w:id="1434474951">
              <w:marLeft w:val="0"/>
              <w:marRight w:val="0"/>
              <w:marTop w:val="0"/>
              <w:marBottom w:val="0"/>
              <w:divBdr>
                <w:top w:val="none" w:sz="0" w:space="0" w:color="auto"/>
                <w:left w:val="none" w:sz="0" w:space="0" w:color="auto"/>
                <w:bottom w:val="none" w:sz="0" w:space="0" w:color="auto"/>
                <w:right w:val="none" w:sz="0" w:space="0" w:color="auto"/>
              </w:divBdr>
            </w:div>
            <w:div w:id="1503396333">
              <w:marLeft w:val="0"/>
              <w:marRight w:val="0"/>
              <w:marTop w:val="0"/>
              <w:marBottom w:val="0"/>
              <w:divBdr>
                <w:top w:val="none" w:sz="0" w:space="0" w:color="auto"/>
                <w:left w:val="none" w:sz="0" w:space="0" w:color="auto"/>
                <w:bottom w:val="none" w:sz="0" w:space="0" w:color="auto"/>
                <w:right w:val="none" w:sz="0" w:space="0" w:color="auto"/>
              </w:divBdr>
            </w:div>
            <w:div w:id="2080251083">
              <w:marLeft w:val="0"/>
              <w:marRight w:val="0"/>
              <w:marTop w:val="0"/>
              <w:marBottom w:val="0"/>
              <w:divBdr>
                <w:top w:val="none" w:sz="0" w:space="0" w:color="auto"/>
                <w:left w:val="none" w:sz="0" w:space="0" w:color="auto"/>
                <w:bottom w:val="none" w:sz="0" w:space="0" w:color="auto"/>
                <w:right w:val="none" w:sz="0" w:space="0" w:color="auto"/>
              </w:divBdr>
            </w:div>
            <w:div w:id="876159197">
              <w:marLeft w:val="0"/>
              <w:marRight w:val="0"/>
              <w:marTop w:val="0"/>
              <w:marBottom w:val="0"/>
              <w:divBdr>
                <w:top w:val="none" w:sz="0" w:space="0" w:color="auto"/>
                <w:left w:val="none" w:sz="0" w:space="0" w:color="auto"/>
                <w:bottom w:val="none" w:sz="0" w:space="0" w:color="auto"/>
                <w:right w:val="none" w:sz="0" w:space="0" w:color="auto"/>
              </w:divBdr>
            </w:div>
            <w:div w:id="1070883983">
              <w:marLeft w:val="0"/>
              <w:marRight w:val="0"/>
              <w:marTop w:val="0"/>
              <w:marBottom w:val="0"/>
              <w:divBdr>
                <w:top w:val="none" w:sz="0" w:space="0" w:color="auto"/>
                <w:left w:val="none" w:sz="0" w:space="0" w:color="auto"/>
                <w:bottom w:val="none" w:sz="0" w:space="0" w:color="auto"/>
                <w:right w:val="none" w:sz="0" w:space="0" w:color="auto"/>
              </w:divBdr>
            </w:div>
            <w:div w:id="1788966094">
              <w:marLeft w:val="0"/>
              <w:marRight w:val="0"/>
              <w:marTop w:val="0"/>
              <w:marBottom w:val="0"/>
              <w:divBdr>
                <w:top w:val="none" w:sz="0" w:space="0" w:color="auto"/>
                <w:left w:val="none" w:sz="0" w:space="0" w:color="auto"/>
                <w:bottom w:val="none" w:sz="0" w:space="0" w:color="auto"/>
                <w:right w:val="none" w:sz="0" w:space="0" w:color="auto"/>
              </w:divBdr>
            </w:div>
            <w:div w:id="745147115">
              <w:marLeft w:val="0"/>
              <w:marRight w:val="0"/>
              <w:marTop w:val="0"/>
              <w:marBottom w:val="0"/>
              <w:divBdr>
                <w:top w:val="none" w:sz="0" w:space="0" w:color="auto"/>
                <w:left w:val="none" w:sz="0" w:space="0" w:color="auto"/>
                <w:bottom w:val="none" w:sz="0" w:space="0" w:color="auto"/>
                <w:right w:val="none" w:sz="0" w:space="0" w:color="auto"/>
              </w:divBdr>
            </w:div>
            <w:div w:id="1860268197">
              <w:marLeft w:val="0"/>
              <w:marRight w:val="0"/>
              <w:marTop w:val="0"/>
              <w:marBottom w:val="0"/>
              <w:divBdr>
                <w:top w:val="none" w:sz="0" w:space="0" w:color="auto"/>
                <w:left w:val="none" w:sz="0" w:space="0" w:color="auto"/>
                <w:bottom w:val="none" w:sz="0" w:space="0" w:color="auto"/>
                <w:right w:val="none" w:sz="0" w:space="0" w:color="auto"/>
              </w:divBdr>
            </w:div>
            <w:div w:id="168757300">
              <w:marLeft w:val="0"/>
              <w:marRight w:val="0"/>
              <w:marTop w:val="0"/>
              <w:marBottom w:val="0"/>
              <w:divBdr>
                <w:top w:val="none" w:sz="0" w:space="0" w:color="auto"/>
                <w:left w:val="none" w:sz="0" w:space="0" w:color="auto"/>
                <w:bottom w:val="none" w:sz="0" w:space="0" w:color="auto"/>
                <w:right w:val="none" w:sz="0" w:space="0" w:color="auto"/>
              </w:divBdr>
            </w:div>
            <w:div w:id="8060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4583">
      <w:bodyDiv w:val="1"/>
      <w:marLeft w:val="0"/>
      <w:marRight w:val="0"/>
      <w:marTop w:val="0"/>
      <w:marBottom w:val="0"/>
      <w:divBdr>
        <w:top w:val="none" w:sz="0" w:space="0" w:color="auto"/>
        <w:left w:val="none" w:sz="0" w:space="0" w:color="auto"/>
        <w:bottom w:val="none" w:sz="0" w:space="0" w:color="auto"/>
        <w:right w:val="none" w:sz="0" w:space="0" w:color="auto"/>
      </w:divBdr>
      <w:divsChild>
        <w:div w:id="824466669">
          <w:marLeft w:val="0"/>
          <w:marRight w:val="0"/>
          <w:marTop w:val="0"/>
          <w:marBottom w:val="0"/>
          <w:divBdr>
            <w:top w:val="none" w:sz="0" w:space="0" w:color="auto"/>
            <w:left w:val="none" w:sz="0" w:space="0" w:color="auto"/>
            <w:bottom w:val="none" w:sz="0" w:space="0" w:color="auto"/>
            <w:right w:val="none" w:sz="0" w:space="0" w:color="auto"/>
          </w:divBdr>
          <w:divsChild>
            <w:div w:id="13366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542">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281497628">
      <w:bodyDiv w:val="1"/>
      <w:marLeft w:val="0"/>
      <w:marRight w:val="0"/>
      <w:marTop w:val="0"/>
      <w:marBottom w:val="0"/>
      <w:divBdr>
        <w:top w:val="none" w:sz="0" w:space="0" w:color="auto"/>
        <w:left w:val="none" w:sz="0" w:space="0" w:color="auto"/>
        <w:bottom w:val="none" w:sz="0" w:space="0" w:color="auto"/>
        <w:right w:val="none" w:sz="0" w:space="0" w:color="auto"/>
      </w:divBdr>
    </w:div>
    <w:div w:id="317417140">
      <w:bodyDiv w:val="1"/>
      <w:marLeft w:val="0"/>
      <w:marRight w:val="0"/>
      <w:marTop w:val="0"/>
      <w:marBottom w:val="0"/>
      <w:divBdr>
        <w:top w:val="none" w:sz="0" w:space="0" w:color="auto"/>
        <w:left w:val="none" w:sz="0" w:space="0" w:color="auto"/>
        <w:bottom w:val="none" w:sz="0" w:space="0" w:color="auto"/>
        <w:right w:val="none" w:sz="0" w:space="0" w:color="auto"/>
      </w:divBdr>
    </w:div>
    <w:div w:id="325793343">
      <w:bodyDiv w:val="1"/>
      <w:marLeft w:val="0"/>
      <w:marRight w:val="0"/>
      <w:marTop w:val="0"/>
      <w:marBottom w:val="0"/>
      <w:divBdr>
        <w:top w:val="none" w:sz="0" w:space="0" w:color="auto"/>
        <w:left w:val="none" w:sz="0" w:space="0" w:color="auto"/>
        <w:bottom w:val="none" w:sz="0" w:space="0" w:color="auto"/>
        <w:right w:val="none" w:sz="0" w:space="0" w:color="auto"/>
      </w:divBdr>
      <w:divsChild>
        <w:div w:id="472911883">
          <w:marLeft w:val="0"/>
          <w:marRight w:val="0"/>
          <w:marTop w:val="0"/>
          <w:marBottom w:val="0"/>
          <w:divBdr>
            <w:top w:val="none" w:sz="0" w:space="0" w:color="auto"/>
            <w:left w:val="none" w:sz="0" w:space="0" w:color="auto"/>
            <w:bottom w:val="none" w:sz="0" w:space="0" w:color="auto"/>
            <w:right w:val="none" w:sz="0" w:space="0" w:color="auto"/>
          </w:divBdr>
          <w:divsChild>
            <w:div w:id="5034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93">
      <w:bodyDiv w:val="1"/>
      <w:marLeft w:val="0"/>
      <w:marRight w:val="0"/>
      <w:marTop w:val="0"/>
      <w:marBottom w:val="0"/>
      <w:divBdr>
        <w:top w:val="none" w:sz="0" w:space="0" w:color="auto"/>
        <w:left w:val="none" w:sz="0" w:space="0" w:color="auto"/>
        <w:bottom w:val="none" w:sz="0" w:space="0" w:color="auto"/>
        <w:right w:val="none" w:sz="0" w:space="0" w:color="auto"/>
      </w:divBdr>
      <w:divsChild>
        <w:div w:id="589966803">
          <w:marLeft w:val="0"/>
          <w:marRight w:val="0"/>
          <w:marTop w:val="0"/>
          <w:marBottom w:val="0"/>
          <w:divBdr>
            <w:top w:val="none" w:sz="0" w:space="0" w:color="auto"/>
            <w:left w:val="none" w:sz="0" w:space="0" w:color="auto"/>
            <w:bottom w:val="none" w:sz="0" w:space="0" w:color="auto"/>
            <w:right w:val="none" w:sz="0" w:space="0" w:color="auto"/>
          </w:divBdr>
          <w:divsChild>
            <w:div w:id="19963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8579">
      <w:bodyDiv w:val="1"/>
      <w:marLeft w:val="0"/>
      <w:marRight w:val="0"/>
      <w:marTop w:val="0"/>
      <w:marBottom w:val="0"/>
      <w:divBdr>
        <w:top w:val="none" w:sz="0" w:space="0" w:color="auto"/>
        <w:left w:val="none" w:sz="0" w:space="0" w:color="auto"/>
        <w:bottom w:val="none" w:sz="0" w:space="0" w:color="auto"/>
        <w:right w:val="none" w:sz="0" w:space="0" w:color="auto"/>
      </w:divBdr>
      <w:divsChild>
        <w:div w:id="336998901">
          <w:marLeft w:val="0"/>
          <w:marRight w:val="0"/>
          <w:marTop w:val="0"/>
          <w:marBottom w:val="0"/>
          <w:divBdr>
            <w:top w:val="none" w:sz="0" w:space="0" w:color="auto"/>
            <w:left w:val="none" w:sz="0" w:space="0" w:color="auto"/>
            <w:bottom w:val="none" w:sz="0" w:space="0" w:color="auto"/>
            <w:right w:val="none" w:sz="0" w:space="0" w:color="auto"/>
          </w:divBdr>
          <w:divsChild>
            <w:div w:id="751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382867826">
      <w:bodyDiv w:val="1"/>
      <w:marLeft w:val="0"/>
      <w:marRight w:val="0"/>
      <w:marTop w:val="0"/>
      <w:marBottom w:val="0"/>
      <w:divBdr>
        <w:top w:val="none" w:sz="0" w:space="0" w:color="auto"/>
        <w:left w:val="none" w:sz="0" w:space="0" w:color="auto"/>
        <w:bottom w:val="none" w:sz="0" w:space="0" w:color="auto"/>
        <w:right w:val="none" w:sz="0" w:space="0" w:color="auto"/>
      </w:divBdr>
    </w:div>
    <w:div w:id="433668022">
      <w:bodyDiv w:val="1"/>
      <w:marLeft w:val="0"/>
      <w:marRight w:val="0"/>
      <w:marTop w:val="0"/>
      <w:marBottom w:val="0"/>
      <w:divBdr>
        <w:top w:val="none" w:sz="0" w:space="0" w:color="auto"/>
        <w:left w:val="none" w:sz="0" w:space="0" w:color="auto"/>
        <w:bottom w:val="none" w:sz="0" w:space="0" w:color="auto"/>
        <w:right w:val="none" w:sz="0" w:space="0" w:color="auto"/>
      </w:divBdr>
    </w:div>
    <w:div w:id="435028402">
      <w:bodyDiv w:val="1"/>
      <w:marLeft w:val="0"/>
      <w:marRight w:val="0"/>
      <w:marTop w:val="0"/>
      <w:marBottom w:val="0"/>
      <w:divBdr>
        <w:top w:val="none" w:sz="0" w:space="0" w:color="auto"/>
        <w:left w:val="none" w:sz="0" w:space="0" w:color="auto"/>
        <w:bottom w:val="none" w:sz="0" w:space="0" w:color="auto"/>
        <w:right w:val="none" w:sz="0" w:space="0" w:color="auto"/>
      </w:divBdr>
    </w:div>
    <w:div w:id="452403542">
      <w:bodyDiv w:val="1"/>
      <w:marLeft w:val="0"/>
      <w:marRight w:val="0"/>
      <w:marTop w:val="0"/>
      <w:marBottom w:val="0"/>
      <w:divBdr>
        <w:top w:val="none" w:sz="0" w:space="0" w:color="auto"/>
        <w:left w:val="none" w:sz="0" w:space="0" w:color="auto"/>
        <w:bottom w:val="none" w:sz="0" w:space="0" w:color="auto"/>
        <w:right w:val="none" w:sz="0" w:space="0" w:color="auto"/>
      </w:divBdr>
      <w:divsChild>
        <w:div w:id="605235854">
          <w:marLeft w:val="0"/>
          <w:marRight w:val="0"/>
          <w:marTop w:val="0"/>
          <w:marBottom w:val="0"/>
          <w:divBdr>
            <w:top w:val="none" w:sz="0" w:space="0" w:color="auto"/>
            <w:left w:val="none" w:sz="0" w:space="0" w:color="auto"/>
            <w:bottom w:val="none" w:sz="0" w:space="0" w:color="auto"/>
            <w:right w:val="none" w:sz="0" w:space="0" w:color="auto"/>
          </w:divBdr>
          <w:divsChild>
            <w:div w:id="16131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8681">
      <w:bodyDiv w:val="1"/>
      <w:marLeft w:val="0"/>
      <w:marRight w:val="0"/>
      <w:marTop w:val="0"/>
      <w:marBottom w:val="0"/>
      <w:divBdr>
        <w:top w:val="none" w:sz="0" w:space="0" w:color="auto"/>
        <w:left w:val="none" w:sz="0" w:space="0" w:color="auto"/>
        <w:bottom w:val="none" w:sz="0" w:space="0" w:color="auto"/>
        <w:right w:val="none" w:sz="0" w:space="0" w:color="auto"/>
      </w:divBdr>
      <w:divsChild>
        <w:div w:id="1553082929">
          <w:marLeft w:val="0"/>
          <w:marRight w:val="0"/>
          <w:marTop w:val="0"/>
          <w:marBottom w:val="0"/>
          <w:divBdr>
            <w:top w:val="none" w:sz="0" w:space="0" w:color="auto"/>
            <w:left w:val="none" w:sz="0" w:space="0" w:color="auto"/>
            <w:bottom w:val="none" w:sz="0" w:space="0" w:color="auto"/>
            <w:right w:val="none" w:sz="0" w:space="0" w:color="auto"/>
          </w:divBdr>
          <w:divsChild>
            <w:div w:id="375393180">
              <w:marLeft w:val="0"/>
              <w:marRight w:val="0"/>
              <w:marTop w:val="0"/>
              <w:marBottom w:val="0"/>
              <w:divBdr>
                <w:top w:val="none" w:sz="0" w:space="0" w:color="auto"/>
                <w:left w:val="none" w:sz="0" w:space="0" w:color="auto"/>
                <w:bottom w:val="none" w:sz="0" w:space="0" w:color="auto"/>
                <w:right w:val="none" w:sz="0" w:space="0" w:color="auto"/>
              </w:divBdr>
              <w:divsChild>
                <w:div w:id="1810904932">
                  <w:marLeft w:val="0"/>
                  <w:marRight w:val="0"/>
                  <w:marTop w:val="0"/>
                  <w:marBottom w:val="0"/>
                  <w:divBdr>
                    <w:top w:val="none" w:sz="0" w:space="0" w:color="auto"/>
                    <w:left w:val="none" w:sz="0" w:space="0" w:color="auto"/>
                    <w:bottom w:val="none" w:sz="0" w:space="0" w:color="auto"/>
                    <w:right w:val="none" w:sz="0" w:space="0" w:color="auto"/>
                  </w:divBdr>
                  <w:divsChild>
                    <w:div w:id="635650502">
                      <w:marLeft w:val="0"/>
                      <w:marRight w:val="0"/>
                      <w:marTop w:val="0"/>
                      <w:marBottom w:val="0"/>
                      <w:divBdr>
                        <w:top w:val="none" w:sz="0" w:space="0" w:color="auto"/>
                        <w:left w:val="none" w:sz="0" w:space="0" w:color="auto"/>
                        <w:bottom w:val="none" w:sz="0" w:space="0" w:color="auto"/>
                        <w:right w:val="none" w:sz="0" w:space="0" w:color="auto"/>
                      </w:divBdr>
                      <w:divsChild>
                        <w:div w:id="553588895">
                          <w:marLeft w:val="0"/>
                          <w:marRight w:val="0"/>
                          <w:marTop w:val="0"/>
                          <w:marBottom w:val="0"/>
                          <w:divBdr>
                            <w:top w:val="none" w:sz="0" w:space="0" w:color="auto"/>
                            <w:left w:val="none" w:sz="0" w:space="0" w:color="auto"/>
                            <w:bottom w:val="none" w:sz="0" w:space="0" w:color="auto"/>
                            <w:right w:val="none" w:sz="0" w:space="0" w:color="auto"/>
                          </w:divBdr>
                          <w:divsChild>
                            <w:div w:id="3786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695326">
      <w:bodyDiv w:val="1"/>
      <w:marLeft w:val="0"/>
      <w:marRight w:val="0"/>
      <w:marTop w:val="0"/>
      <w:marBottom w:val="0"/>
      <w:divBdr>
        <w:top w:val="none" w:sz="0" w:space="0" w:color="auto"/>
        <w:left w:val="none" w:sz="0" w:space="0" w:color="auto"/>
        <w:bottom w:val="none" w:sz="0" w:space="0" w:color="auto"/>
        <w:right w:val="none" w:sz="0" w:space="0" w:color="auto"/>
      </w:divBdr>
      <w:divsChild>
        <w:div w:id="2019579490">
          <w:marLeft w:val="0"/>
          <w:marRight w:val="0"/>
          <w:marTop w:val="0"/>
          <w:marBottom w:val="0"/>
          <w:divBdr>
            <w:top w:val="none" w:sz="0" w:space="0" w:color="auto"/>
            <w:left w:val="none" w:sz="0" w:space="0" w:color="auto"/>
            <w:bottom w:val="none" w:sz="0" w:space="0" w:color="auto"/>
            <w:right w:val="none" w:sz="0" w:space="0" w:color="auto"/>
          </w:divBdr>
          <w:divsChild>
            <w:div w:id="8182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595">
      <w:bodyDiv w:val="1"/>
      <w:marLeft w:val="0"/>
      <w:marRight w:val="0"/>
      <w:marTop w:val="0"/>
      <w:marBottom w:val="0"/>
      <w:divBdr>
        <w:top w:val="none" w:sz="0" w:space="0" w:color="auto"/>
        <w:left w:val="none" w:sz="0" w:space="0" w:color="auto"/>
        <w:bottom w:val="none" w:sz="0" w:space="0" w:color="auto"/>
        <w:right w:val="none" w:sz="0" w:space="0" w:color="auto"/>
      </w:divBdr>
      <w:divsChild>
        <w:div w:id="1012608975">
          <w:marLeft w:val="0"/>
          <w:marRight w:val="0"/>
          <w:marTop w:val="0"/>
          <w:marBottom w:val="0"/>
          <w:divBdr>
            <w:top w:val="none" w:sz="0" w:space="0" w:color="auto"/>
            <w:left w:val="none" w:sz="0" w:space="0" w:color="auto"/>
            <w:bottom w:val="none" w:sz="0" w:space="0" w:color="auto"/>
            <w:right w:val="none" w:sz="0" w:space="0" w:color="auto"/>
          </w:divBdr>
          <w:divsChild>
            <w:div w:id="18639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5975">
      <w:bodyDiv w:val="1"/>
      <w:marLeft w:val="0"/>
      <w:marRight w:val="0"/>
      <w:marTop w:val="0"/>
      <w:marBottom w:val="0"/>
      <w:divBdr>
        <w:top w:val="none" w:sz="0" w:space="0" w:color="auto"/>
        <w:left w:val="none" w:sz="0" w:space="0" w:color="auto"/>
        <w:bottom w:val="none" w:sz="0" w:space="0" w:color="auto"/>
        <w:right w:val="none" w:sz="0" w:space="0" w:color="auto"/>
      </w:divBdr>
      <w:divsChild>
        <w:div w:id="2035839188">
          <w:marLeft w:val="0"/>
          <w:marRight w:val="0"/>
          <w:marTop w:val="0"/>
          <w:marBottom w:val="0"/>
          <w:divBdr>
            <w:top w:val="none" w:sz="0" w:space="0" w:color="auto"/>
            <w:left w:val="none" w:sz="0" w:space="0" w:color="auto"/>
            <w:bottom w:val="none" w:sz="0" w:space="0" w:color="auto"/>
            <w:right w:val="none" w:sz="0" w:space="0" w:color="auto"/>
          </w:divBdr>
          <w:divsChild>
            <w:div w:id="15745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4308">
      <w:bodyDiv w:val="1"/>
      <w:marLeft w:val="0"/>
      <w:marRight w:val="0"/>
      <w:marTop w:val="0"/>
      <w:marBottom w:val="0"/>
      <w:divBdr>
        <w:top w:val="none" w:sz="0" w:space="0" w:color="auto"/>
        <w:left w:val="none" w:sz="0" w:space="0" w:color="auto"/>
        <w:bottom w:val="none" w:sz="0" w:space="0" w:color="auto"/>
        <w:right w:val="none" w:sz="0" w:space="0" w:color="auto"/>
      </w:divBdr>
    </w:div>
    <w:div w:id="576864952">
      <w:bodyDiv w:val="1"/>
      <w:marLeft w:val="0"/>
      <w:marRight w:val="0"/>
      <w:marTop w:val="0"/>
      <w:marBottom w:val="0"/>
      <w:divBdr>
        <w:top w:val="none" w:sz="0" w:space="0" w:color="auto"/>
        <w:left w:val="none" w:sz="0" w:space="0" w:color="auto"/>
        <w:bottom w:val="none" w:sz="0" w:space="0" w:color="auto"/>
        <w:right w:val="none" w:sz="0" w:space="0" w:color="auto"/>
      </w:divBdr>
      <w:divsChild>
        <w:div w:id="427703047">
          <w:marLeft w:val="0"/>
          <w:marRight w:val="0"/>
          <w:marTop w:val="0"/>
          <w:marBottom w:val="0"/>
          <w:divBdr>
            <w:top w:val="none" w:sz="0" w:space="0" w:color="auto"/>
            <w:left w:val="none" w:sz="0" w:space="0" w:color="auto"/>
            <w:bottom w:val="none" w:sz="0" w:space="0" w:color="auto"/>
            <w:right w:val="none" w:sz="0" w:space="0" w:color="auto"/>
          </w:divBdr>
          <w:divsChild>
            <w:div w:id="1929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1348">
      <w:bodyDiv w:val="1"/>
      <w:marLeft w:val="0"/>
      <w:marRight w:val="0"/>
      <w:marTop w:val="0"/>
      <w:marBottom w:val="0"/>
      <w:divBdr>
        <w:top w:val="none" w:sz="0" w:space="0" w:color="auto"/>
        <w:left w:val="none" w:sz="0" w:space="0" w:color="auto"/>
        <w:bottom w:val="none" w:sz="0" w:space="0" w:color="auto"/>
        <w:right w:val="none" w:sz="0" w:space="0" w:color="auto"/>
      </w:divBdr>
    </w:div>
    <w:div w:id="662201858">
      <w:bodyDiv w:val="1"/>
      <w:marLeft w:val="0"/>
      <w:marRight w:val="0"/>
      <w:marTop w:val="0"/>
      <w:marBottom w:val="0"/>
      <w:divBdr>
        <w:top w:val="none" w:sz="0" w:space="0" w:color="auto"/>
        <w:left w:val="none" w:sz="0" w:space="0" w:color="auto"/>
        <w:bottom w:val="none" w:sz="0" w:space="0" w:color="auto"/>
        <w:right w:val="none" w:sz="0" w:space="0" w:color="auto"/>
      </w:divBdr>
      <w:divsChild>
        <w:div w:id="1239630440">
          <w:marLeft w:val="0"/>
          <w:marRight w:val="0"/>
          <w:marTop w:val="0"/>
          <w:marBottom w:val="0"/>
          <w:divBdr>
            <w:top w:val="none" w:sz="0" w:space="0" w:color="auto"/>
            <w:left w:val="none" w:sz="0" w:space="0" w:color="auto"/>
            <w:bottom w:val="none" w:sz="0" w:space="0" w:color="auto"/>
            <w:right w:val="none" w:sz="0" w:space="0" w:color="auto"/>
          </w:divBdr>
          <w:divsChild>
            <w:div w:id="138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6265">
      <w:bodyDiv w:val="1"/>
      <w:marLeft w:val="0"/>
      <w:marRight w:val="0"/>
      <w:marTop w:val="0"/>
      <w:marBottom w:val="0"/>
      <w:divBdr>
        <w:top w:val="none" w:sz="0" w:space="0" w:color="auto"/>
        <w:left w:val="none" w:sz="0" w:space="0" w:color="auto"/>
        <w:bottom w:val="none" w:sz="0" w:space="0" w:color="auto"/>
        <w:right w:val="none" w:sz="0" w:space="0" w:color="auto"/>
      </w:divBdr>
      <w:divsChild>
        <w:div w:id="1106541441">
          <w:marLeft w:val="0"/>
          <w:marRight w:val="0"/>
          <w:marTop w:val="0"/>
          <w:marBottom w:val="0"/>
          <w:divBdr>
            <w:top w:val="none" w:sz="0" w:space="0" w:color="auto"/>
            <w:left w:val="none" w:sz="0" w:space="0" w:color="auto"/>
            <w:bottom w:val="none" w:sz="0" w:space="0" w:color="auto"/>
            <w:right w:val="none" w:sz="0" w:space="0" w:color="auto"/>
          </w:divBdr>
          <w:divsChild>
            <w:div w:id="1049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638">
      <w:bodyDiv w:val="1"/>
      <w:marLeft w:val="0"/>
      <w:marRight w:val="0"/>
      <w:marTop w:val="0"/>
      <w:marBottom w:val="0"/>
      <w:divBdr>
        <w:top w:val="none" w:sz="0" w:space="0" w:color="auto"/>
        <w:left w:val="none" w:sz="0" w:space="0" w:color="auto"/>
        <w:bottom w:val="none" w:sz="0" w:space="0" w:color="auto"/>
        <w:right w:val="none" w:sz="0" w:space="0" w:color="auto"/>
      </w:divBdr>
      <w:divsChild>
        <w:div w:id="751970044">
          <w:marLeft w:val="0"/>
          <w:marRight w:val="0"/>
          <w:marTop w:val="0"/>
          <w:marBottom w:val="0"/>
          <w:divBdr>
            <w:top w:val="none" w:sz="0" w:space="0" w:color="auto"/>
            <w:left w:val="none" w:sz="0" w:space="0" w:color="auto"/>
            <w:bottom w:val="none" w:sz="0" w:space="0" w:color="auto"/>
            <w:right w:val="none" w:sz="0" w:space="0" w:color="auto"/>
          </w:divBdr>
          <w:divsChild>
            <w:div w:id="17361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9553">
      <w:bodyDiv w:val="1"/>
      <w:marLeft w:val="0"/>
      <w:marRight w:val="0"/>
      <w:marTop w:val="0"/>
      <w:marBottom w:val="0"/>
      <w:divBdr>
        <w:top w:val="none" w:sz="0" w:space="0" w:color="auto"/>
        <w:left w:val="none" w:sz="0" w:space="0" w:color="auto"/>
        <w:bottom w:val="none" w:sz="0" w:space="0" w:color="auto"/>
        <w:right w:val="none" w:sz="0" w:space="0" w:color="auto"/>
      </w:divBdr>
      <w:divsChild>
        <w:div w:id="367217967">
          <w:marLeft w:val="0"/>
          <w:marRight w:val="0"/>
          <w:marTop w:val="0"/>
          <w:marBottom w:val="0"/>
          <w:divBdr>
            <w:top w:val="none" w:sz="0" w:space="0" w:color="auto"/>
            <w:left w:val="none" w:sz="0" w:space="0" w:color="auto"/>
            <w:bottom w:val="none" w:sz="0" w:space="0" w:color="auto"/>
            <w:right w:val="none" w:sz="0" w:space="0" w:color="auto"/>
          </w:divBdr>
          <w:divsChild>
            <w:div w:id="183370120">
              <w:marLeft w:val="0"/>
              <w:marRight w:val="0"/>
              <w:marTop w:val="0"/>
              <w:marBottom w:val="0"/>
              <w:divBdr>
                <w:top w:val="none" w:sz="0" w:space="0" w:color="auto"/>
                <w:left w:val="none" w:sz="0" w:space="0" w:color="auto"/>
                <w:bottom w:val="none" w:sz="0" w:space="0" w:color="auto"/>
                <w:right w:val="none" w:sz="0" w:space="0" w:color="auto"/>
              </w:divBdr>
            </w:div>
            <w:div w:id="990056558">
              <w:marLeft w:val="0"/>
              <w:marRight w:val="0"/>
              <w:marTop w:val="0"/>
              <w:marBottom w:val="0"/>
              <w:divBdr>
                <w:top w:val="none" w:sz="0" w:space="0" w:color="auto"/>
                <w:left w:val="none" w:sz="0" w:space="0" w:color="auto"/>
                <w:bottom w:val="none" w:sz="0" w:space="0" w:color="auto"/>
                <w:right w:val="none" w:sz="0" w:space="0" w:color="auto"/>
              </w:divBdr>
            </w:div>
            <w:div w:id="1504590243">
              <w:marLeft w:val="0"/>
              <w:marRight w:val="0"/>
              <w:marTop w:val="0"/>
              <w:marBottom w:val="0"/>
              <w:divBdr>
                <w:top w:val="none" w:sz="0" w:space="0" w:color="auto"/>
                <w:left w:val="none" w:sz="0" w:space="0" w:color="auto"/>
                <w:bottom w:val="none" w:sz="0" w:space="0" w:color="auto"/>
                <w:right w:val="none" w:sz="0" w:space="0" w:color="auto"/>
              </w:divBdr>
            </w:div>
            <w:div w:id="1100874908">
              <w:marLeft w:val="0"/>
              <w:marRight w:val="0"/>
              <w:marTop w:val="0"/>
              <w:marBottom w:val="0"/>
              <w:divBdr>
                <w:top w:val="none" w:sz="0" w:space="0" w:color="auto"/>
                <w:left w:val="none" w:sz="0" w:space="0" w:color="auto"/>
                <w:bottom w:val="none" w:sz="0" w:space="0" w:color="auto"/>
                <w:right w:val="none" w:sz="0" w:space="0" w:color="auto"/>
              </w:divBdr>
            </w:div>
            <w:div w:id="1441341593">
              <w:marLeft w:val="0"/>
              <w:marRight w:val="0"/>
              <w:marTop w:val="0"/>
              <w:marBottom w:val="0"/>
              <w:divBdr>
                <w:top w:val="none" w:sz="0" w:space="0" w:color="auto"/>
                <w:left w:val="none" w:sz="0" w:space="0" w:color="auto"/>
                <w:bottom w:val="none" w:sz="0" w:space="0" w:color="auto"/>
                <w:right w:val="none" w:sz="0" w:space="0" w:color="auto"/>
              </w:divBdr>
            </w:div>
            <w:div w:id="688025591">
              <w:marLeft w:val="0"/>
              <w:marRight w:val="0"/>
              <w:marTop w:val="0"/>
              <w:marBottom w:val="0"/>
              <w:divBdr>
                <w:top w:val="none" w:sz="0" w:space="0" w:color="auto"/>
                <w:left w:val="none" w:sz="0" w:space="0" w:color="auto"/>
                <w:bottom w:val="none" w:sz="0" w:space="0" w:color="auto"/>
                <w:right w:val="none" w:sz="0" w:space="0" w:color="auto"/>
              </w:divBdr>
            </w:div>
            <w:div w:id="217857875">
              <w:marLeft w:val="0"/>
              <w:marRight w:val="0"/>
              <w:marTop w:val="0"/>
              <w:marBottom w:val="0"/>
              <w:divBdr>
                <w:top w:val="none" w:sz="0" w:space="0" w:color="auto"/>
                <w:left w:val="none" w:sz="0" w:space="0" w:color="auto"/>
                <w:bottom w:val="none" w:sz="0" w:space="0" w:color="auto"/>
                <w:right w:val="none" w:sz="0" w:space="0" w:color="auto"/>
              </w:divBdr>
            </w:div>
            <w:div w:id="1652178444">
              <w:marLeft w:val="0"/>
              <w:marRight w:val="0"/>
              <w:marTop w:val="0"/>
              <w:marBottom w:val="0"/>
              <w:divBdr>
                <w:top w:val="none" w:sz="0" w:space="0" w:color="auto"/>
                <w:left w:val="none" w:sz="0" w:space="0" w:color="auto"/>
                <w:bottom w:val="none" w:sz="0" w:space="0" w:color="auto"/>
                <w:right w:val="none" w:sz="0" w:space="0" w:color="auto"/>
              </w:divBdr>
            </w:div>
            <w:div w:id="1684939548">
              <w:marLeft w:val="0"/>
              <w:marRight w:val="0"/>
              <w:marTop w:val="0"/>
              <w:marBottom w:val="0"/>
              <w:divBdr>
                <w:top w:val="none" w:sz="0" w:space="0" w:color="auto"/>
                <w:left w:val="none" w:sz="0" w:space="0" w:color="auto"/>
                <w:bottom w:val="none" w:sz="0" w:space="0" w:color="auto"/>
                <w:right w:val="none" w:sz="0" w:space="0" w:color="auto"/>
              </w:divBdr>
            </w:div>
            <w:div w:id="1914074100">
              <w:marLeft w:val="0"/>
              <w:marRight w:val="0"/>
              <w:marTop w:val="0"/>
              <w:marBottom w:val="0"/>
              <w:divBdr>
                <w:top w:val="none" w:sz="0" w:space="0" w:color="auto"/>
                <w:left w:val="none" w:sz="0" w:space="0" w:color="auto"/>
                <w:bottom w:val="none" w:sz="0" w:space="0" w:color="auto"/>
                <w:right w:val="none" w:sz="0" w:space="0" w:color="auto"/>
              </w:divBdr>
            </w:div>
            <w:div w:id="1900632581">
              <w:marLeft w:val="0"/>
              <w:marRight w:val="0"/>
              <w:marTop w:val="0"/>
              <w:marBottom w:val="0"/>
              <w:divBdr>
                <w:top w:val="none" w:sz="0" w:space="0" w:color="auto"/>
                <w:left w:val="none" w:sz="0" w:space="0" w:color="auto"/>
                <w:bottom w:val="none" w:sz="0" w:space="0" w:color="auto"/>
                <w:right w:val="none" w:sz="0" w:space="0" w:color="auto"/>
              </w:divBdr>
            </w:div>
            <w:div w:id="72314187">
              <w:marLeft w:val="0"/>
              <w:marRight w:val="0"/>
              <w:marTop w:val="0"/>
              <w:marBottom w:val="0"/>
              <w:divBdr>
                <w:top w:val="none" w:sz="0" w:space="0" w:color="auto"/>
                <w:left w:val="none" w:sz="0" w:space="0" w:color="auto"/>
                <w:bottom w:val="none" w:sz="0" w:space="0" w:color="auto"/>
                <w:right w:val="none" w:sz="0" w:space="0" w:color="auto"/>
              </w:divBdr>
            </w:div>
            <w:div w:id="190387105">
              <w:marLeft w:val="0"/>
              <w:marRight w:val="0"/>
              <w:marTop w:val="0"/>
              <w:marBottom w:val="0"/>
              <w:divBdr>
                <w:top w:val="none" w:sz="0" w:space="0" w:color="auto"/>
                <w:left w:val="none" w:sz="0" w:space="0" w:color="auto"/>
                <w:bottom w:val="none" w:sz="0" w:space="0" w:color="auto"/>
                <w:right w:val="none" w:sz="0" w:space="0" w:color="auto"/>
              </w:divBdr>
            </w:div>
            <w:div w:id="492306867">
              <w:marLeft w:val="0"/>
              <w:marRight w:val="0"/>
              <w:marTop w:val="0"/>
              <w:marBottom w:val="0"/>
              <w:divBdr>
                <w:top w:val="none" w:sz="0" w:space="0" w:color="auto"/>
                <w:left w:val="none" w:sz="0" w:space="0" w:color="auto"/>
                <w:bottom w:val="none" w:sz="0" w:space="0" w:color="auto"/>
                <w:right w:val="none" w:sz="0" w:space="0" w:color="auto"/>
              </w:divBdr>
            </w:div>
            <w:div w:id="1102842490">
              <w:marLeft w:val="0"/>
              <w:marRight w:val="0"/>
              <w:marTop w:val="0"/>
              <w:marBottom w:val="0"/>
              <w:divBdr>
                <w:top w:val="none" w:sz="0" w:space="0" w:color="auto"/>
                <w:left w:val="none" w:sz="0" w:space="0" w:color="auto"/>
                <w:bottom w:val="none" w:sz="0" w:space="0" w:color="auto"/>
                <w:right w:val="none" w:sz="0" w:space="0" w:color="auto"/>
              </w:divBdr>
            </w:div>
            <w:div w:id="21431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166">
      <w:bodyDiv w:val="1"/>
      <w:marLeft w:val="0"/>
      <w:marRight w:val="0"/>
      <w:marTop w:val="0"/>
      <w:marBottom w:val="0"/>
      <w:divBdr>
        <w:top w:val="none" w:sz="0" w:space="0" w:color="auto"/>
        <w:left w:val="none" w:sz="0" w:space="0" w:color="auto"/>
        <w:bottom w:val="none" w:sz="0" w:space="0" w:color="auto"/>
        <w:right w:val="none" w:sz="0" w:space="0" w:color="auto"/>
      </w:divBdr>
    </w:div>
    <w:div w:id="879972478">
      <w:bodyDiv w:val="1"/>
      <w:marLeft w:val="0"/>
      <w:marRight w:val="0"/>
      <w:marTop w:val="0"/>
      <w:marBottom w:val="0"/>
      <w:divBdr>
        <w:top w:val="none" w:sz="0" w:space="0" w:color="auto"/>
        <w:left w:val="none" w:sz="0" w:space="0" w:color="auto"/>
        <w:bottom w:val="none" w:sz="0" w:space="0" w:color="auto"/>
        <w:right w:val="none" w:sz="0" w:space="0" w:color="auto"/>
      </w:divBdr>
    </w:div>
    <w:div w:id="945190702">
      <w:bodyDiv w:val="1"/>
      <w:marLeft w:val="0"/>
      <w:marRight w:val="0"/>
      <w:marTop w:val="0"/>
      <w:marBottom w:val="0"/>
      <w:divBdr>
        <w:top w:val="none" w:sz="0" w:space="0" w:color="auto"/>
        <w:left w:val="none" w:sz="0" w:space="0" w:color="auto"/>
        <w:bottom w:val="none" w:sz="0" w:space="0" w:color="auto"/>
        <w:right w:val="none" w:sz="0" w:space="0" w:color="auto"/>
      </w:divBdr>
      <w:divsChild>
        <w:div w:id="1392772525">
          <w:marLeft w:val="0"/>
          <w:marRight w:val="0"/>
          <w:marTop w:val="0"/>
          <w:marBottom w:val="0"/>
          <w:divBdr>
            <w:top w:val="none" w:sz="0" w:space="0" w:color="auto"/>
            <w:left w:val="none" w:sz="0" w:space="0" w:color="auto"/>
            <w:bottom w:val="none" w:sz="0" w:space="0" w:color="auto"/>
            <w:right w:val="none" w:sz="0" w:space="0" w:color="auto"/>
          </w:divBdr>
          <w:divsChild>
            <w:div w:id="13475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8470">
      <w:bodyDiv w:val="1"/>
      <w:marLeft w:val="0"/>
      <w:marRight w:val="0"/>
      <w:marTop w:val="0"/>
      <w:marBottom w:val="0"/>
      <w:divBdr>
        <w:top w:val="none" w:sz="0" w:space="0" w:color="auto"/>
        <w:left w:val="none" w:sz="0" w:space="0" w:color="auto"/>
        <w:bottom w:val="none" w:sz="0" w:space="0" w:color="auto"/>
        <w:right w:val="none" w:sz="0" w:space="0" w:color="auto"/>
      </w:divBdr>
    </w:div>
    <w:div w:id="1020862448">
      <w:bodyDiv w:val="1"/>
      <w:marLeft w:val="0"/>
      <w:marRight w:val="0"/>
      <w:marTop w:val="0"/>
      <w:marBottom w:val="0"/>
      <w:divBdr>
        <w:top w:val="none" w:sz="0" w:space="0" w:color="auto"/>
        <w:left w:val="none" w:sz="0" w:space="0" w:color="auto"/>
        <w:bottom w:val="none" w:sz="0" w:space="0" w:color="auto"/>
        <w:right w:val="none" w:sz="0" w:space="0" w:color="auto"/>
      </w:divBdr>
    </w:div>
    <w:div w:id="1038360589">
      <w:bodyDiv w:val="1"/>
      <w:marLeft w:val="0"/>
      <w:marRight w:val="0"/>
      <w:marTop w:val="0"/>
      <w:marBottom w:val="0"/>
      <w:divBdr>
        <w:top w:val="none" w:sz="0" w:space="0" w:color="auto"/>
        <w:left w:val="none" w:sz="0" w:space="0" w:color="auto"/>
        <w:bottom w:val="none" w:sz="0" w:space="0" w:color="auto"/>
        <w:right w:val="none" w:sz="0" w:space="0" w:color="auto"/>
      </w:divBdr>
      <w:divsChild>
        <w:div w:id="574512666">
          <w:marLeft w:val="0"/>
          <w:marRight w:val="0"/>
          <w:marTop w:val="0"/>
          <w:marBottom w:val="0"/>
          <w:divBdr>
            <w:top w:val="none" w:sz="0" w:space="0" w:color="auto"/>
            <w:left w:val="none" w:sz="0" w:space="0" w:color="auto"/>
            <w:bottom w:val="none" w:sz="0" w:space="0" w:color="auto"/>
            <w:right w:val="none" w:sz="0" w:space="0" w:color="auto"/>
          </w:divBdr>
          <w:divsChild>
            <w:div w:id="5044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9992">
      <w:bodyDiv w:val="1"/>
      <w:marLeft w:val="0"/>
      <w:marRight w:val="0"/>
      <w:marTop w:val="0"/>
      <w:marBottom w:val="0"/>
      <w:divBdr>
        <w:top w:val="none" w:sz="0" w:space="0" w:color="auto"/>
        <w:left w:val="none" w:sz="0" w:space="0" w:color="auto"/>
        <w:bottom w:val="none" w:sz="0" w:space="0" w:color="auto"/>
        <w:right w:val="none" w:sz="0" w:space="0" w:color="auto"/>
      </w:divBdr>
      <w:divsChild>
        <w:div w:id="392241876">
          <w:marLeft w:val="0"/>
          <w:marRight w:val="0"/>
          <w:marTop w:val="0"/>
          <w:marBottom w:val="0"/>
          <w:divBdr>
            <w:top w:val="none" w:sz="0" w:space="0" w:color="auto"/>
            <w:left w:val="none" w:sz="0" w:space="0" w:color="auto"/>
            <w:bottom w:val="none" w:sz="0" w:space="0" w:color="auto"/>
            <w:right w:val="none" w:sz="0" w:space="0" w:color="auto"/>
          </w:divBdr>
          <w:divsChild>
            <w:div w:id="231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082989006">
      <w:bodyDiv w:val="1"/>
      <w:marLeft w:val="0"/>
      <w:marRight w:val="0"/>
      <w:marTop w:val="0"/>
      <w:marBottom w:val="0"/>
      <w:divBdr>
        <w:top w:val="none" w:sz="0" w:space="0" w:color="auto"/>
        <w:left w:val="none" w:sz="0" w:space="0" w:color="auto"/>
        <w:bottom w:val="none" w:sz="0" w:space="0" w:color="auto"/>
        <w:right w:val="none" w:sz="0" w:space="0" w:color="auto"/>
      </w:divBdr>
    </w:div>
    <w:div w:id="1101991899">
      <w:bodyDiv w:val="1"/>
      <w:marLeft w:val="0"/>
      <w:marRight w:val="0"/>
      <w:marTop w:val="0"/>
      <w:marBottom w:val="0"/>
      <w:divBdr>
        <w:top w:val="none" w:sz="0" w:space="0" w:color="auto"/>
        <w:left w:val="none" w:sz="0" w:space="0" w:color="auto"/>
        <w:bottom w:val="none" w:sz="0" w:space="0" w:color="auto"/>
        <w:right w:val="none" w:sz="0" w:space="0" w:color="auto"/>
      </w:divBdr>
      <w:divsChild>
        <w:div w:id="1622153229">
          <w:marLeft w:val="0"/>
          <w:marRight w:val="0"/>
          <w:marTop w:val="0"/>
          <w:marBottom w:val="0"/>
          <w:divBdr>
            <w:top w:val="none" w:sz="0" w:space="0" w:color="auto"/>
            <w:left w:val="none" w:sz="0" w:space="0" w:color="auto"/>
            <w:bottom w:val="none" w:sz="0" w:space="0" w:color="auto"/>
            <w:right w:val="none" w:sz="0" w:space="0" w:color="auto"/>
          </w:divBdr>
          <w:divsChild>
            <w:div w:id="173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187988478">
      <w:bodyDiv w:val="1"/>
      <w:marLeft w:val="0"/>
      <w:marRight w:val="0"/>
      <w:marTop w:val="0"/>
      <w:marBottom w:val="0"/>
      <w:divBdr>
        <w:top w:val="none" w:sz="0" w:space="0" w:color="auto"/>
        <w:left w:val="none" w:sz="0" w:space="0" w:color="auto"/>
        <w:bottom w:val="none" w:sz="0" w:space="0" w:color="auto"/>
        <w:right w:val="none" w:sz="0" w:space="0" w:color="auto"/>
      </w:divBdr>
    </w:div>
    <w:div w:id="1188954269">
      <w:bodyDiv w:val="1"/>
      <w:marLeft w:val="0"/>
      <w:marRight w:val="0"/>
      <w:marTop w:val="0"/>
      <w:marBottom w:val="0"/>
      <w:divBdr>
        <w:top w:val="none" w:sz="0" w:space="0" w:color="auto"/>
        <w:left w:val="none" w:sz="0" w:space="0" w:color="auto"/>
        <w:bottom w:val="none" w:sz="0" w:space="0" w:color="auto"/>
        <w:right w:val="none" w:sz="0" w:space="0" w:color="auto"/>
      </w:divBdr>
    </w:div>
    <w:div w:id="1200170848">
      <w:bodyDiv w:val="1"/>
      <w:marLeft w:val="0"/>
      <w:marRight w:val="0"/>
      <w:marTop w:val="0"/>
      <w:marBottom w:val="0"/>
      <w:divBdr>
        <w:top w:val="none" w:sz="0" w:space="0" w:color="auto"/>
        <w:left w:val="none" w:sz="0" w:space="0" w:color="auto"/>
        <w:bottom w:val="none" w:sz="0" w:space="0" w:color="auto"/>
        <w:right w:val="none" w:sz="0" w:space="0" w:color="auto"/>
      </w:divBdr>
      <w:divsChild>
        <w:div w:id="1307709887">
          <w:marLeft w:val="0"/>
          <w:marRight w:val="0"/>
          <w:marTop w:val="0"/>
          <w:marBottom w:val="0"/>
          <w:divBdr>
            <w:top w:val="none" w:sz="0" w:space="0" w:color="auto"/>
            <w:left w:val="none" w:sz="0" w:space="0" w:color="auto"/>
            <w:bottom w:val="none" w:sz="0" w:space="0" w:color="auto"/>
            <w:right w:val="none" w:sz="0" w:space="0" w:color="auto"/>
          </w:divBdr>
          <w:divsChild>
            <w:div w:id="273484809">
              <w:marLeft w:val="0"/>
              <w:marRight w:val="0"/>
              <w:marTop w:val="0"/>
              <w:marBottom w:val="0"/>
              <w:divBdr>
                <w:top w:val="none" w:sz="0" w:space="0" w:color="auto"/>
                <w:left w:val="none" w:sz="0" w:space="0" w:color="auto"/>
                <w:bottom w:val="none" w:sz="0" w:space="0" w:color="auto"/>
                <w:right w:val="none" w:sz="0" w:space="0" w:color="auto"/>
              </w:divBdr>
              <w:divsChild>
                <w:div w:id="2125222268">
                  <w:marLeft w:val="0"/>
                  <w:marRight w:val="0"/>
                  <w:marTop w:val="0"/>
                  <w:marBottom w:val="0"/>
                  <w:divBdr>
                    <w:top w:val="none" w:sz="0" w:space="0" w:color="auto"/>
                    <w:left w:val="none" w:sz="0" w:space="0" w:color="auto"/>
                    <w:bottom w:val="none" w:sz="0" w:space="0" w:color="auto"/>
                    <w:right w:val="none" w:sz="0" w:space="0" w:color="auto"/>
                  </w:divBdr>
                  <w:divsChild>
                    <w:div w:id="987438556">
                      <w:marLeft w:val="0"/>
                      <w:marRight w:val="0"/>
                      <w:marTop w:val="0"/>
                      <w:marBottom w:val="0"/>
                      <w:divBdr>
                        <w:top w:val="none" w:sz="0" w:space="0" w:color="auto"/>
                        <w:left w:val="none" w:sz="0" w:space="0" w:color="auto"/>
                        <w:bottom w:val="none" w:sz="0" w:space="0" w:color="auto"/>
                        <w:right w:val="none" w:sz="0" w:space="0" w:color="auto"/>
                      </w:divBdr>
                      <w:divsChild>
                        <w:div w:id="1795169884">
                          <w:marLeft w:val="0"/>
                          <w:marRight w:val="0"/>
                          <w:marTop w:val="0"/>
                          <w:marBottom w:val="0"/>
                          <w:divBdr>
                            <w:top w:val="none" w:sz="0" w:space="0" w:color="auto"/>
                            <w:left w:val="none" w:sz="0" w:space="0" w:color="auto"/>
                            <w:bottom w:val="none" w:sz="0" w:space="0" w:color="auto"/>
                            <w:right w:val="none" w:sz="0" w:space="0" w:color="auto"/>
                          </w:divBdr>
                          <w:divsChild>
                            <w:div w:id="13966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124431">
      <w:bodyDiv w:val="1"/>
      <w:marLeft w:val="0"/>
      <w:marRight w:val="0"/>
      <w:marTop w:val="0"/>
      <w:marBottom w:val="0"/>
      <w:divBdr>
        <w:top w:val="none" w:sz="0" w:space="0" w:color="auto"/>
        <w:left w:val="none" w:sz="0" w:space="0" w:color="auto"/>
        <w:bottom w:val="none" w:sz="0" w:space="0" w:color="auto"/>
        <w:right w:val="none" w:sz="0" w:space="0" w:color="auto"/>
      </w:divBdr>
    </w:div>
    <w:div w:id="1218472933">
      <w:bodyDiv w:val="1"/>
      <w:marLeft w:val="0"/>
      <w:marRight w:val="0"/>
      <w:marTop w:val="0"/>
      <w:marBottom w:val="0"/>
      <w:divBdr>
        <w:top w:val="none" w:sz="0" w:space="0" w:color="auto"/>
        <w:left w:val="none" w:sz="0" w:space="0" w:color="auto"/>
        <w:bottom w:val="none" w:sz="0" w:space="0" w:color="auto"/>
        <w:right w:val="none" w:sz="0" w:space="0" w:color="auto"/>
      </w:divBdr>
    </w:div>
    <w:div w:id="1344085774">
      <w:bodyDiv w:val="1"/>
      <w:marLeft w:val="0"/>
      <w:marRight w:val="0"/>
      <w:marTop w:val="0"/>
      <w:marBottom w:val="0"/>
      <w:divBdr>
        <w:top w:val="none" w:sz="0" w:space="0" w:color="auto"/>
        <w:left w:val="none" w:sz="0" w:space="0" w:color="auto"/>
        <w:bottom w:val="none" w:sz="0" w:space="0" w:color="auto"/>
        <w:right w:val="none" w:sz="0" w:space="0" w:color="auto"/>
      </w:divBdr>
    </w:div>
    <w:div w:id="1345594402">
      <w:bodyDiv w:val="1"/>
      <w:marLeft w:val="0"/>
      <w:marRight w:val="0"/>
      <w:marTop w:val="0"/>
      <w:marBottom w:val="0"/>
      <w:divBdr>
        <w:top w:val="none" w:sz="0" w:space="0" w:color="auto"/>
        <w:left w:val="none" w:sz="0" w:space="0" w:color="auto"/>
        <w:bottom w:val="none" w:sz="0" w:space="0" w:color="auto"/>
        <w:right w:val="none" w:sz="0" w:space="0" w:color="auto"/>
      </w:divBdr>
      <w:divsChild>
        <w:div w:id="638999607">
          <w:marLeft w:val="0"/>
          <w:marRight w:val="0"/>
          <w:marTop w:val="0"/>
          <w:marBottom w:val="0"/>
          <w:divBdr>
            <w:top w:val="none" w:sz="0" w:space="0" w:color="auto"/>
            <w:left w:val="none" w:sz="0" w:space="0" w:color="auto"/>
            <w:bottom w:val="none" w:sz="0" w:space="0" w:color="auto"/>
            <w:right w:val="none" w:sz="0" w:space="0" w:color="auto"/>
          </w:divBdr>
          <w:divsChild>
            <w:div w:id="4754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7257">
      <w:bodyDiv w:val="1"/>
      <w:marLeft w:val="0"/>
      <w:marRight w:val="0"/>
      <w:marTop w:val="0"/>
      <w:marBottom w:val="0"/>
      <w:divBdr>
        <w:top w:val="none" w:sz="0" w:space="0" w:color="auto"/>
        <w:left w:val="none" w:sz="0" w:space="0" w:color="auto"/>
        <w:bottom w:val="none" w:sz="0" w:space="0" w:color="auto"/>
        <w:right w:val="none" w:sz="0" w:space="0" w:color="auto"/>
      </w:divBdr>
    </w:div>
    <w:div w:id="1416170727">
      <w:bodyDiv w:val="1"/>
      <w:marLeft w:val="0"/>
      <w:marRight w:val="0"/>
      <w:marTop w:val="0"/>
      <w:marBottom w:val="0"/>
      <w:divBdr>
        <w:top w:val="none" w:sz="0" w:space="0" w:color="auto"/>
        <w:left w:val="none" w:sz="0" w:space="0" w:color="auto"/>
        <w:bottom w:val="none" w:sz="0" w:space="0" w:color="auto"/>
        <w:right w:val="none" w:sz="0" w:space="0" w:color="auto"/>
      </w:divBdr>
    </w:div>
    <w:div w:id="1450198908">
      <w:bodyDiv w:val="1"/>
      <w:marLeft w:val="0"/>
      <w:marRight w:val="0"/>
      <w:marTop w:val="0"/>
      <w:marBottom w:val="0"/>
      <w:divBdr>
        <w:top w:val="none" w:sz="0" w:space="0" w:color="auto"/>
        <w:left w:val="none" w:sz="0" w:space="0" w:color="auto"/>
        <w:bottom w:val="none" w:sz="0" w:space="0" w:color="auto"/>
        <w:right w:val="none" w:sz="0" w:space="0" w:color="auto"/>
      </w:divBdr>
    </w:div>
    <w:div w:id="1462381185">
      <w:bodyDiv w:val="1"/>
      <w:marLeft w:val="0"/>
      <w:marRight w:val="0"/>
      <w:marTop w:val="0"/>
      <w:marBottom w:val="0"/>
      <w:divBdr>
        <w:top w:val="none" w:sz="0" w:space="0" w:color="auto"/>
        <w:left w:val="none" w:sz="0" w:space="0" w:color="auto"/>
        <w:bottom w:val="none" w:sz="0" w:space="0" w:color="auto"/>
        <w:right w:val="none" w:sz="0" w:space="0" w:color="auto"/>
      </w:divBdr>
      <w:divsChild>
        <w:div w:id="1519464016">
          <w:marLeft w:val="0"/>
          <w:marRight w:val="0"/>
          <w:marTop w:val="0"/>
          <w:marBottom w:val="0"/>
          <w:divBdr>
            <w:top w:val="none" w:sz="0" w:space="0" w:color="auto"/>
            <w:left w:val="none" w:sz="0" w:space="0" w:color="auto"/>
            <w:bottom w:val="none" w:sz="0" w:space="0" w:color="auto"/>
            <w:right w:val="none" w:sz="0" w:space="0" w:color="auto"/>
          </w:divBdr>
          <w:divsChild>
            <w:div w:id="15645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0674">
      <w:bodyDiv w:val="1"/>
      <w:marLeft w:val="0"/>
      <w:marRight w:val="0"/>
      <w:marTop w:val="0"/>
      <w:marBottom w:val="0"/>
      <w:divBdr>
        <w:top w:val="none" w:sz="0" w:space="0" w:color="auto"/>
        <w:left w:val="none" w:sz="0" w:space="0" w:color="auto"/>
        <w:bottom w:val="none" w:sz="0" w:space="0" w:color="auto"/>
        <w:right w:val="none" w:sz="0" w:space="0" w:color="auto"/>
      </w:divBdr>
    </w:div>
    <w:div w:id="1517571106">
      <w:bodyDiv w:val="1"/>
      <w:marLeft w:val="0"/>
      <w:marRight w:val="0"/>
      <w:marTop w:val="0"/>
      <w:marBottom w:val="0"/>
      <w:divBdr>
        <w:top w:val="none" w:sz="0" w:space="0" w:color="auto"/>
        <w:left w:val="none" w:sz="0" w:space="0" w:color="auto"/>
        <w:bottom w:val="none" w:sz="0" w:space="0" w:color="auto"/>
        <w:right w:val="none" w:sz="0" w:space="0" w:color="auto"/>
      </w:divBdr>
      <w:divsChild>
        <w:div w:id="1488090983">
          <w:marLeft w:val="0"/>
          <w:marRight w:val="0"/>
          <w:marTop w:val="0"/>
          <w:marBottom w:val="0"/>
          <w:divBdr>
            <w:top w:val="none" w:sz="0" w:space="0" w:color="auto"/>
            <w:left w:val="none" w:sz="0" w:space="0" w:color="auto"/>
            <w:bottom w:val="none" w:sz="0" w:space="0" w:color="auto"/>
            <w:right w:val="none" w:sz="0" w:space="0" w:color="auto"/>
          </w:divBdr>
          <w:divsChild>
            <w:div w:id="14506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6902">
      <w:bodyDiv w:val="1"/>
      <w:marLeft w:val="0"/>
      <w:marRight w:val="0"/>
      <w:marTop w:val="0"/>
      <w:marBottom w:val="0"/>
      <w:divBdr>
        <w:top w:val="none" w:sz="0" w:space="0" w:color="auto"/>
        <w:left w:val="none" w:sz="0" w:space="0" w:color="auto"/>
        <w:bottom w:val="none" w:sz="0" w:space="0" w:color="auto"/>
        <w:right w:val="none" w:sz="0" w:space="0" w:color="auto"/>
      </w:divBdr>
      <w:divsChild>
        <w:div w:id="2003459711">
          <w:marLeft w:val="0"/>
          <w:marRight w:val="0"/>
          <w:marTop w:val="0"/>
          <w:marBottom w:val="0"/>
          <w:divBdr>
            <w:top w:val="none" w:sz="0" w:space="0" w:color="auto"/>
            <w:left w:val="none" w:sz="0" w:space="0" w:color="auto"/>
            <w:bottom w:val="none" w:sz="0" w:space="0" w:color="auto"/>
            <w:right w:val="none" w:sz="0" w:space="0" w:color="auto"/>
          </w:divBdr>
          <w:divsChild>
            <w:div w:id="1139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321">
      <w:bodyDiv w:val="1"/>
      <w:marLeft w:val="0"/>
      <w:marRight w:val="0"/>
      <w:marTop w:val="0"/>
      <w:marBottom w:val="0"/>
      <w:divBdr>
        <w:top w:val="none" w:sz="0" w:space="0" w:color="auto"/>
        <w:left w:val="none" w:sz="0" w:space="0" w:color="auto"/>
        <w:bottom w:val="none" w:sz="0" w:space="0" w:color="auto"/>
        <w:right w:val="none" w:sz="0" w:space="0" w:color="auto"/>
      </w:divBdr>
      <w:divsChild>
        <w:div w:id="1726952074">
          <w:marLeft w:val="0"/>
          <w:marRight w:val="0"/>
          <w:marTop w:val="0"/>
          <w:marBottom w:val="0"/>
          <w:divBdr>
            <w:top w:val="none" w:sz="0" w:space="0" w:color="auto"/>
            <w:left w:val="none" w:sz="0" w:space="0" w:color="auto"/>
            <w:bottom w:val="none" w:sz="0" w:space="0" w:color="auto"/>
            <w:right w:val="none" w:sz="0" w:space="0" w:color="auto"/>
          </w:divBdr>
          <w:divsChild>
            <w:div w:id="528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276">
      <w:bodyDiv w:val="1"/>
      <w:marLeft w:val="0"/>
      <w:marRight w:val="0"/>
      <w:marTop w:val="0"/>
      <w:marBottom w:val="0"/>
      <w:divBdr>
        <w:top w:val="none" w:sz="0" w:space="0" w:color="auto"/>
        <w:left w:val="none" w:sz="0" w:space="0" w:color="auto"/>
        <w:bottom w:val="none" w:sz="0" w:space="0" w:color="auto"/>
        <w:right w:val="none" w:sz="0" w:space="0" w:color="auto"/>
      </w:divBdr>
    </w:div>
    <w:div w:id="1744257990">
      <w:bodyDiv w:val="1"/>
      <w:marLeft w:val="0"/>
      <w:marRight w:val="0"/>
      <w:marTop w:val="0"/>
      <w:marBottom w:val="0"/>
      <w:divBdr>
        <w:top w:val="none" w:sz="0" w:space="0" w:color="auto"/>
        <w:left w:val="none" w:sz="0" w:space="0" w:color="auto"/>
        <w:bottom w:val="none" w:sz="0" w:space="0" w:color="auto"/>
        <w:right w:val="none" w:sz="0" w:space="0" w:color="auto"/>
      </w:divBdr>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1889492874">
      <w:bodyDiv w:val="1"/>
      <w:marLeft w:val="0"/>
      <w:marRight w:val="0"/>
      <w:marTop w:val="0"/>
      <w:marBottom w:val="0"/>
      <w:divBdr>
        <w:top w:val="none" w:sz="0" w:space="0" w:color="auto"/>
        <w:left w:val="none" w:sz="0" w:space="0" w:color="auto"/>
        <w:bottom w:val="none" w:sz="0" w:space="0" w:color="auto"/>
        <w:right w:val="none" w:sz="0" w:space="0" w:color="auto"/>
      </w:divBdr>
    </w:div>
    <w:div w:id="1889872849">
      <w:bodyDiv w:val="1"/>
      <w:marLeft w:val="0"/>
      <w:marRight w:val="0"/>
      <w:marTop w:val="0"/>
      <w:marBottom w:val="0"/>
      <w:divBdr>
        <w:top w:val="none" w:sz="0" w:space="0" w:color="auto"/>
        <w:left w:val="none" w:sz="0" w:space="0" w:color="auto"/>
        <w:bottom w:val="none" w:sz="0" w:space="0" w:color="auto"/>
        <w:right w:val="none" w:sz="0" w:space="0" w:color="auto"/>
      </w:divBdr>
    </w:div>
    <w:div w:id="1896547205">
      <w:bodyDiv w:val="1"/>
      <w:marLeft w:val="0"/>
      <w:marRight w:val="0"/>
      <w:marTop w:val="0"/>
      <w:marBottom w:val="0"/>
      <w:divBdr>
        <w:top w:val="none" w:sz="0" w:space="0" w:color="auto"/>
        <w:left w:val="none" w:sz="0" w:space="0" w:color="auto"/>
        <w:bottom w:val="none" w:sz="0" w:space="0" w:color="auto"/>
        <w:right w:val="none" w:sz="0" w:space="0" w:color="auto"/>
      </w:divBdr>
      <w:divsChild>
        <w:div w:id="1286110066">
          <w:marLeft w:val="0"/>
          <w:marRight w:val="0"/>
          <w:marTop w:val="0"/>
          <w:marBottom w:val="0"/>
          <w:divBdr>
            <w:top w:val="none" w:sz="0" w:space="0" w:color="auto"/>
            <w:left w:val="none" w:sz="0" w:space="0" w:color="auto"/>
            <w:bottom w:val="none" w:sz="0" w:space="0" w:color="auto"/>
            <w:right w:val="none" w:sz="0" w:space="0" w:color="auto"/>
          </w:divBdr>
          <w:divsChild>
            <w:div w:id="15795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3086">
      <w:bodyDiv w:val="1"/>
      <w:marLeft w:val="0"/>
      <w:marRight w:val="0"/>
      <w:marTop w:val="0"/>
      <w:marBottom w:val="0"/>
      <w:divBdr>
        <w:top w:val="none" w:sz="0" w:space="0" w:color="auto"/>
        <w:left w:val="none" w:sz="0" w:space="0" w:color="auto"/>
        <w:bottom w:val="none" w:sz="0" w:space="0" w:color="auto"/>
        <w:right w:val="none" w:sz="0" w:space="0" w:color="auto"/>
      </w:divBdr>
      <w:divsChild>
        <w:div w:id="441267367">
          <w:marLeft w:val="0"/>
          <w:marRight w:val="0"/>
          <w:marTop w:val="0"/>
          <w:marBottom w:val="0"/>
          <w:divBdr>
            <w:top w:val="none" w:sz="0" w:space="0" w:color="auto"/>
            <w:left w:val="none" w:sz="0" w:space="0" w:color="auto"/>
            <w:bottom w:val="none" w:sz="0" w:space="0" w:color="auto"/>
            <w:right w:val="none" w:sz="0" w:space="0" w:color="auto"/>
          </w:divBdr>
          <w:divsChild>
            <w:div w:id="2690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490">
      <w:bodyDiv w:val="1"/>
      <w:marLeft w:val="0"/>
      <w:marRight w:val="0"/>
      <w:marTop w:val="0"/>
      <w:marBottom w:val="0"/>
      <w:divBdr>
        <w:top w:val="none" w:sz="0" w:space="0" w:color="auto"/>
        <w:left w:val="none" w:sz="0" w:space="0" w:color="auto"/>
        <w:bottom w:val="none" w:sz="0" w:space="0" w:color="auto"/>
        <w:right w:val="none" w:sz="0" w:space="0" w:color="auto"/>
      </w:divBdr>
    </w:div>
    <w:div w:id="1978022288">
      <w:bodyDiv w:val="1"/>
      <w:marLeft w:val="0"/>
      <w:marRight w:val="0"/>
      <w:marTop w:val="0"/>
      <w:marBottom w:val="0"/>
      <w:divBdr>
        <w:top w:val="none" w:sz="0" w:space="0" w:color="auto"/>
        <w:left w:val="none" w:sz="0" w:space="0" w:color="auto"/>
        <w:bottom w:val="none" w:sz="0" w:space="0" w:color="auto"/>
        <w:right w:val="none" w:sz="0" w:space="0" w:color="auto"/>
      </w:divBdr>
      <w:divsChild>
        <w:div w:id="1698698094">
          <w:marLeft w:val="0"/>
          <w:marRight w:val="0"/>
          <w:marTop w:val="0"/>
          <w:marBottom w:val="0"/>
          <w:divBdr>
            <w:top w:val="none" w:sz="0" w:space="0" w:color="auto"/>
            <w:left w:val="none" w:sz="0" w:space="0" w:color="auto"/>
            <w:bottom w:val="none" w:sz="0" w:space="0" w:color="auto"/>
            <w:right w:val="none" w:sz="0" w:space="0" w:color="auto"/>
          </w:divBdr>
          <w:divsChild>
            <w:div w:id="13763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2970">
      <w:bodyDiv w:val="1"/>
      <w:marLeft w:val="0"/>
      <w:marRight w:val="0"/>
      <w:marTop w:val="0"/>
      <w:marBottom w:val="0"/>
      <w:divBdr>
        <w:top w:val="none" w:sz="0" w:space="0" w:color="auto"/>
        <w:left w:val="none" w:sz="0" w:space="0" w:color="auto"/>
        <w:bottom w:val="none" w:sz="0" w:space="0" w:color="auto"/>
        <w:right w:val="none" w:sz="0" w:space="0" w:color="auto"/>
      </w:divBdr>
      <w:divsChild>
        <w:div w:id="1909340514">
          <w:marLeft w:val="0"/>
          <w:marRight w:val="0"/>
          <w:marTop w:val="0"/>
          <w:marBottom w:val="0"/>
          <w:divBdr>
            <w:top w:val="none" w:sz="0" w:space="0" w:color="auto"/>
            <w:left w:val="none" w:sz="0" w:space="0" w:color="auto"/>
            <w:bottom w:val="none" w:sz="0" w:space="0" w:color="auto"/>
            <w:right w:val="none" w:sz="0" w:space="0" w:color="auto"/>
          </w:divBdr>
          <w:divsChild>
            <w:div w:id="20630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529">
      <w:bodyDiv w:val="1"/>
      <w:marLeft w:val="0"/>
      <w:marRight w:val="0"/>
      <w:marTop w:val="0"/>
      <w:marBottom w:val="0"/>
      <w:divBdr>
        <w:top w:val="none" w:sz="0" w:space="0" w:color="auto"/>
        <w:left w:val="none" w:sz="0" w:space="0" w:color="auto"/>
        <w:bottom w:val="none" w:sz="0" w:space="0" w:color="auto"/>
        <w:right w:val="none" w:sz="0" w:space="0" w:color="auto"/>
      </w:divBdr>
      <w:divsChild>
        <w:div w:id="1974403529">
          <w:marLeft w:val="0"/>
          <w:marRight w:val="0"/>
          <w:marTop w:val="0"/>
          <w:marBottom w:val="0"/>
          <w:divBdr>
            <w:top w:val="none" w:sz="0" w:space="0" w:color="auto"/>
            <w:left w:val="none" w:sz="0" w:space="0" w:color="auto"/>
            <w:bottom w:val="none" w:sz="0" w:space="0" w:color="auto"/>
            <w:right w:val="none" w:sz="0" w:space="0" w:color="auto"/>
          </w:divBdr>
          <w:divsChild>
            <w:div w:id="979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6995">
      <w:bodyDiv w:val="1"/>
      <w:marLeft w:val="0"/>
      <w:marRight w:val="0"/>
      <w:marTop w:val="0"/>
      <w:marBottom w:val="0"/>
      <w:divBdr>
        <w:top w:val="none" w:sz="0" w:space="0" w:color="auto"/>
        <w:left w:val="none" w:sz="0" w:space="0" w:color="auto"/>
        <w:bottom w:val="none" w:sz="0" w:space="0" w:color="auto"/>
        <w:right w:val="none" w:sz="0" w:space="0" w:color="auto"/>
      </w:divBdr>
      <w:divsChild>
        <w:div w:id="1818296974">
          <w:marLeft w:val="0"/>
          <w:marRight w:val="0"/>
          <w:marTop w:val="0"/>
          <w:marBottom w:val="0"/>
          <w:divBdr>
            <w:top w:val="none" w:sz="0" w:space="0" w:color="auto"/>
            <w:left w:val="none" w:sz="0" w:space="0" w:color="auto"/>
            <w:bottom w:val="none" w:sz="0" w:space="0" w:color="auto"/>
            <w:right w:val="none" w:sz="0" w:space="0" w:color="auto"/>
          </w:divBdr>
          <w:divsChild>
            <w:div w:id="7384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3030">
      <w:bodyDiv w:val="1"/>
      <w:marLeft w:val="0"/>
      <w:marRight w:val="0"/>
      <w:marTop w:val="0"/>
      <w:marBottom w:val="0"/>
      <w:divBdr>
        <w:top w:val="none" w:sz="0" w:space="0" w:color="auto"/>
        <w:left w:val="none" w:sz="0" w:space="0" w:color="auto"/>
        <w:bottom w:val="none" w:sz="0" w:space="0" w:color="auto"/>
        <w:right w:val="none" w:sz="0" w:space="0" w:color="auto"/>
      </w:divBdr>
    </w:div>
    <w:div w:id="2116320708">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 w:id="2139830713">
      <w:bodyDiv w:val="1"/>
      <w:marLeft w:val="0"/>
      <w:marRight w:val="0"/>
      <w:marTop w:val="0"/>
      <w:marBottom w:val="0"/>
      <w:divBdr>
        <w:top w:val="none" w:sz="0" w:space="0" w:color="auto"/>
        <w:left w:val="none" w:sz="0" w:space="0" w:color="auto"/>
        <w:bottom w:val="none" w:sz="0" w:space="0" w:color="auto"/>
        <w:right w:val="none" w:sz="0" w:space="0" w:color="auto"/>
      </w:divBdr>
      <w:divsChild>
        <w:div w:id="1718360002">
          <w:marLeft w:val="0"/>
          <w:marRight w:val="0"/>
          <w:marTop w:val="0"/>
          <w:marBottom w:val="0"/>
          <w:divBdr>
            <w:top w:val="none" w:sz="0" w:space="0" w:color="auto"/>
            <w:left w:val="none" w:sz="0" w:space="0" w:color="auto"/>
            <w:bottom w:val="none" w:sz="0" w:space="0" w:color="auto"/>
            <w:right w:val="none" w:sz="0" w:space="0" w:color="auto"/>
          </w:divBdr>
        </w:div>
        <w:div w:id="43140787">
          <w:marLeft w:val="0"/>
          <w:marRight w:val="0"/>
          <w:marTop w:val="0"/>
          <w:marBottom w:val="0"/>
          <w:divBdr>
            <w:top w:val="none" w:sz="0" w:space="0" w:color="auto"/>
            <w:left w:val="none" w:sz="0" w:space="0" w:color="auto"/>
            <w:bottom w:val="none" w:sz="0" w:space="0" w:color="auto"/>
            <w:right w:val="none" w:sz="0" w:space="0" w:color="auto"/>
          </w:divBdr>
        </w:div>
        <w:div w:id="1469780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inamico2.unibg.it/lazzari/pertesi.doc" TargetMode="External"/><Relationship Id="rId2" Type="http://schemas.openxmlformats.org/officeDocument/2006/relationships/hyperlink" Target="https://dinamico2.unibg.it/lazzari/2223_sperimentale/perrelazione.pdf" TargetMode="External"/><Relationship Id="rId1" Type="http://schemas.openxmlformats.org/officeDocument/2006/relationships/hyperlink" Target="https://corsidilaurea.uniroma1.it/sites/default/files/allegati_laurearsi/miniguida_apa_style.pdf"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3.xm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riverpod.dev/" TargetMode="Externa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footer" Target="footer7.xml"/><Relationship Id="rId11" Type="http://schemas.openxmlformats.org/officeDocument/2006/relationships/comments" Target="comments.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pub.dev/packages/google_sign_in" TargetMode="External"/><Relationship Id="rId5" Type="http://schemas.openxmlformats.org/officeDocument/2006/relationships/numbering" Target="numbering.xml"/><Relationship Id="rId61" Type="http://schemas.openxmlformats.org/officeDocument/2006/relationships/hyperlink" Target="https://pub.dev/packages/provider" TargetMode="External"/><Relationship Id="rId1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footer" Target="footer8.xml"/><Relationship Id="rId35" Type="http://schemas.openxmlformats.org/officeDocument/2006/relationships/hyperlink" Target="https://aws.amazon.com/it/getting-started/hands-on/build-flutter-mobile-app-part-on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dart.dev" TargetMode="External"/><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pub.dev/packages/flutter_riverpod" TargetMode="External"/><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igip.unibg.it/it" TargetMode="External"/><Relationship Id="rId23" Type="http://schemas.openxmlformats.org/officeDocument/2006/relationships/header" Target="header4.xml"/><Relationship Id="rId28" Type="http://schemas.openxmlformats.org/officeDocument/2006/relationships/header" Target="header7.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pub.dev/packages/firebase_core" TargetMode="External"/><Relationship Id="rId10" Type="http://schemas.openxmlformats.org/officeDocument/2006/relationships/endnotes" Target="endnotes.xml"/><Relationship Id="rId31" Type="http://schemas.openxmlformats.org/officeDocument/2006/relationships/image" Target="media/image1.tmp"/><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pub.dev/packages/mongo_dar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9"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20DECE7A874099A33954BD229A1A96"/>
        <w:category>
          <w:name w:val="Generale"/>
          <w:gallery w:val="placeholder"/>
        </w:category>
        <w:types>
          <w:type w:val="bbPlcHdr"/>
        </w:types>
        <w:behaviors>
          <w:behavior w:val="content"/>
        </w:behaviors>
        <w:guid w:val="{2E7161E6-4537-4FCE-8B7F-18B0D90A6D56}"/>
      </w:docPartPr>
      <w:docPartBody>
        <w:p w:rsidR="007F22F3" w:rsidRDefault="00292171" w:rsidP="00292171">
          <w:pPr>
            <w:pStyle w:val="2C20DECE7A874099A33954BD229A1A96"/>
          </w:pPr>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00081F"/>
    <w:rsid w:val="0001474D"/>
    <w:rsid w:val="000961A2"/>
    <w:rsid w:val="000E76FC"/>
    <w:rsid w:val="00114BA8"/>
    <w:rsid w:val="00214CCD"/>
    <w:rsid w:val="0022161E"/>
    <w:rsid w:val="0025588E"/>
    <w:rsid w:val="00292171"/>
    <w:rsid w:val="003453F4"/>
    <w:rsid w:val="003720FC"/>
    <w:rsid w:val="00413EE9"/>
    <w:rsid w:val="00430B31"/>
    <w:rsid w:val="004534DE"/>
    <w:rsid w:val="00483F31"/>
    <w:rsid w:val="004C408A"/>
    <w:rsid w:val="005E19E5"/>
    <w:rsid w:val="00696580"/>
    <w:rsid w:val="006E404C"/>
    <w:rsid w:val="006F744D"/>
    <w:rsid w:val="007113C7"/>
    <w:rsid w:val="00743024"/>
    <w:rsid w:val="00776309"/>
    <w:rsid w:val="0078206D"/>
    <w:rsid w:val="007F22F3"/>
    <w:rsid w:val="00820E5B"/>
    <w:rsid w:val="00863092"/>
    <w:rsid w:val="008D372D"/>
    <w:rsid w:val="00927214"/>
    <w:rsid w:val="00947DED"/>
    <w:rsid w:val="0095704A"/>
    <w:rsid w:val="009D62EC"/>
    <w:rsid w:val="00A50488"/>
    <w:rsid w:val="00A5379E"/>
    <w:rsid w:val="00A745BD"/>
    <w:rsid w:val="00A85903"/>
    <w:rsid w:val="00A92FE5"/>
    <w:rsid w:val="00AD7ABF"/>
    <w:rsid w:val="00B541EE"/>
    <w:rsid w:val="00BA3E98"/>
    <w:rsid w:val="00BC0944"/>
    <w:rsid w:val="00BD0C9D"/>
    <w:rsid w:val="00BF57D5"/>
    <w:rsid w:val="00C44DA4"/>
    <w:rsid w:val="00CC6849"/>
    <w:rsid w:val="00CE1A35"/>
    <w:rsid w:val="00D655AD"/>
    <w:rsid w:val="00DF7D1C"/>
    <w:rsid w:val="00E552BC"/>
    <w:rsid w:val="00E707A6"/>
    <w:rsid w:val="00EA0590"/>
    <w:rsid w:val="00EA63F8"/>
    <w:rsid w:val="00F44213"/>
    <w:rsid w:val="00FE1952"/>
    <w:rsid w:val="00FE4F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92171"/>
    <w:rPr>
      <w:color w:val="666666"/>
    </w:rPr>
  </w:style>
  <w:style w:type="paragraph" w:customStyle="1" w:styleId="2C20DECE7A874099A33954BD229A1A96">
    <w:name w:val="2C20DECE7A874099A33954BD229A1A96"/>
    <w:rsid w:val="00292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495ca04-7621-409f-8525-3e7cd3543fa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55C08C2CCDF64E98B35A685B60EA01" ma:contentTypeVersion="8" ma:contentTypeDescription="Create a new document." ma:contentTypeScope="" ma:versionID="468bdd8a14fc9f7af5d9f8b677548b57">
  <xsd:schema xmlns:xsd="http://www.w3.org/2001/XMLSchema" xmlns:xs="http://www.w3.org/2001/XMLSchema" xmlns:p="http://schemas.microsoft.com/office/2006/metadata/properties" xmlns:ns3="a495ca04-7621-409f-8525-3e7cd3543faa" xmlns:ns4="1a3723d0-96e0-4638-abf1-48e932a0a914" targetNamespace="http://schemas.microsoft.com/office/2006/metadata/properties" ma:root="true" ma:fieldsID="ce0bba21f63b8fd1e414c65347e3c2c8" ns3:_="" ns4:_="">
    <xsd:import namespace="a495ca04-7621-409f-8525-3e7cd3543faa"/>
    <xsd:import namespace="1a3723d0-96e0-4638-abf1-48e932a0a91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5ca04-7621-409f-8525-3e7cd3543f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3723d0-96e0-4638-abf1-48e932a0a9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DE16EC-C003-4242-A703-9D9A7C6220DB}">
  <ds:schemaRefs>
    <ds:schemaRef ds:uri="http://schemas.microsoft.com/office/2006/metadata/properties"/>
    <ds:schemaRef ds:uri="http://schemas.microsoft.com/office/infopath/2007/PartnerControls"/>
    <ds:schemaRef ds:uri="a495ca04-7621-409f-8525-3e7cd3543faa"/>
  </ds:schemaRefs>
</ds:datastoreItem>
</file>

<file path=customXml/itemProps2.xml><?xml version="1.0" encoding="utf-8"?>
<ds:datastoreItem xmlns:ds="http://schemas.openxmlformats.org/officeDocument/2006/customXml" ds:itemID="{929B8E3D-A33C-41C0-9913-6C55ED334F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5ca04-7621-409f-8525-3e7cd3543faa"/>
    <ds:schemaRef ds:uri="1a3723d0-96e0-4638-abf1-48e932a0a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customXml/itemProps4.xml><?xml version="1.0" encoding="utf-8"?>
<ds:datastoreItem xmlns:ds="http://schemas.openxmlformats.org/officeDocument/2006/customXml" ds:itemID="{769A8BEB-CA3A-4ACA-89EB-B4EC541316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10038</Words>
  <Characters>57219</Characters>
  <Application>Microsoft Office Word</Application>
  <DocSecurity>0</DocSecurity>
  <Lines>476</Lines>
  <Paragraphs>134</Paragraphs>
  <ScaleCrop>false</ScaleCrop>
  <Company>Microsoft</Company>
  <LinksUpToDate>false</LinksUpToDate>
  <CharactersWithSpaces>67123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4</cp:revision>
  <cp:lastPrinted>2024-08-27T08:37:00Z</cp:lastPrinted>
  <dcterms:created xsi:type="dcterms:W3CDTF">2024-08-27T08:36:00Z</dcterms:created>
  <dcterms:modified xsi:type="dcterms:W3CDTF">2024-08-27T08:37:00Z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0x010100E555C08C2CCDF64E98B35A685B60EA01</vt:lpwstr>
  </property>
</Properties>
</file>