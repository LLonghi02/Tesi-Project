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4317A" w14:textId="59F92002" w:rsidR="007B31C8" w:rsidRPr="007B31C8" w:rsidDel="003100BF" w:rsidRDefault="007B31C8" w:rsidP="003100BF">
      <w:pPr>
        <w:pStyle w:val="Titolo"/>
        <w:tabs>
          <w:tab w:val="left" w:pos="1701"/>
        </w:tabs>
        <w:ind w:left="-1701"/>
        <w:rPr>
          <w:del w:id="0" w:author="LARA LONGHI" w:date="2024-08-29T18:58:00Z" w16du:dateUtc="2024-08-29T16:58:00Z"/>
        </w:rPr>
        <w:pPrChange w:id="1" w:author="LARA LONGHI" w:date="2024-08-29T18:52:00Z" w16du:dateUtc="2024-08-29T16:52:00Z">
          <w:pPr>
            <w:pStyle w:val="Titolo"/>
          </w:pPr>
        </w:pPrChange>
      </w:pPr>
      <w:bookmarkStart w:id="2" w:name="_Toc163838204"/>
      <w:commentRangeStart w:id="3"/>
      <w:del w:id="4" w:author="LARA LONGHI" w:date="2024-08-29T18:51:00Z" w16du:dateUtc="2024-08-29T16:51:00Z">
        <w:r w:rsidDel="003100BF">
          <w:delText>UNIVERSITÀ DEGLI STUDI DI BERGAMO</w:delText>
        </w:r>
        <w:bookmarkEnd w:id="2"/>
        <w:commentRangeEnd w:id="3"/>
        <w:r w:rsidDel="003100BF">
          <w:commentReference w:id="3"/>
        </w:r>
      </w:del>
    </w:p>
    <w:tbl>
      <w:tblPr>
        <w:tblW w:w="6007" w:type="dxa"/>
        <w:tblInd w:w="2275" w:type="dxa"/>
        <w:tblLook w:val="04A0" w:firstRow="1" w:lastRow="0" w:firstColumn="1" w:lastColumn="0" w:noHBand="0" w:noVBand="1"/>
        <w:tblPrChange w:id="5" w:author="LARA LONGHI" w:date="2024-08-29T18:53:00Z" w16du:dateUtc="2024-08-29T16:53:00Z">
          <w:tblPr>
            <w:tblW w:w="0" w:type="auto"/>
            <w:tblInd w:w="2268" w:type="dxa"/>
            <w:tblLook w:val="04A0" w:firstRow="1" w:lastRow="0" w:firstColumn="1" w:lastColumn="0" w:noHBand="0" w:noVBand="1"/>
          </w:tblPr>
        </w:tblPrChange>
      </w:tblPr>
      <w:tblGrid>
        <w:gridCol w:w="2183"/>
        <w:gridCol w:w="3824"/>
        <w:tblGridChange w:id="6">
          <w:tblGrid>
            <w:gridCol w:w="7"/>
            <w:gridCol w:w="2260"/>
            <w:gridCol w:w="3747"/>
            <w:gridCol w:w="222"/>
          </w:tblGrid>
        </w:tblGridChange>
      </w:tblGrid>
      <w:tr w:rsidR="00D647E9" w:rsidRPr="007B31C8" w:rsidDel="003100BF" w14:paraId="7A4F4D21" w14:textId="41DD1A11" w:rsidTr="003100BF">
        <w:trPr>
          <w:trHeight w:val="976"/>
          <w:del w:id="7" w:author="LARA LONGHI" w:date="2024-08-29T18:58:00Z" w16du:dateUtc="2024-08-29T16:58:00Z"/>
          <w:trPrChange w:id="8" w:author="LARA LONGHI" w:date="2024-08-29T18:53:00Z" w16du:dateUtc="2024-08-29T16:53:00Z">
            <w:trPr>
              <w:trHeight w:val="1247"/>
            </w:trPr>
          </w:trPrChange>
        </w:trPr>
        <w:tc>
          <w:tcPr>
            <w:tcW w:w="6007" w:type="dxa"/>
            <w:gridSpan w:val="2"/>
            <w:shd w:val="clear" w:color="auto" w:fill="auto"/>
            <w:vAlign w:val="center"/>
            <w:tcPrChange w:id="9" w:author="LARA LONGHI" w:date="2024-08-29T18:53:00Z" w16du:dateUtc="2024-08-29T16:53:00Z">
              <w:tcPr>
                <w:tcW w:w="7360" w:type="dxa"/>
                <w:gridSpan w:val="4"/>
                <w:shd w:val="clear" w:color="auto" w:fill="auto"/>
                <w:vAlign w:val="center"/>
              </w:tcPr>
            </w:tcPrChange>
          </w:tcPr>
          <w:p w14:paraId="0C6ADA8F" w14:textId="2ABD7924" w:rsidR="00D647E9" w:rsidRPr="007B31C8" w:rsidDel="003100BF" w:rsidRDefault="00212753" w:rsidP="00C82BD5">
            <w:pPr>
              <w:spacing w:after="0" w:line="240" w:lineRule="auto"/>
              <w:rPr>
                <w:del w:id="10" w:author="LARA LONGHI" w:date="2024-08-29T18:58:00Z" w16du:dateUtc="2024-08-29T16:58:00Z"/>
                <w:rFonts w:ascii="Times New Roman" w:hAnsi="Times New Roman"/>
                <w:sz w:val="28"/>
                <w:szCs w:val="28"/>
              </w:rPr>
            </w:pPr>
            <w:del w:id="11" w:author="LARA LONGHI" w:date="2024-08-29T18:58:00Z" w16du:dateUtc="2024-08-29T16:58:00Z">
              <w:r w:rsidRPr="007B31C8" w:rsidDel="003100BF">
                <w:rPr>
                  <w:rFonts w:ascii="Times New Roman" w:hAnsi="Times New Roman"/>
                  <w:sz w:val="28"/>
                  <w:szCs w:val="28"/>
                </w:rPr>
                <w:delText xml:space="preserve">Dipartimento di </w:delText>
              </w:r>
              <w:r w:rsidR="00137F85" w:rsidRPr="007B31C8" w:rsidDel="003100BF">
                <w:rPr>
                  <w:rFonts w:ascii="Times New Roman" w:hAnsi="Times New Roman"/>
                  <w:sz w:val="28"/>
                  <w:szCs w:val="28"/>
                </w:rPr>
                <w:delText xml:space="preserve"> </w:delText>
              </w:r>
              <w:r w:rsidR="00137F85" w:rsidRPr="007B31C8" w:rsidDel="003100BF">
                <w:rPr>
                  <w:rFonts w:ascii="Times New Roman" w:hAnsi="Times New Roman"/>
                  <w:sz w:val="28"/>
                  <w:szCs w:val="28"/>
                </w:rPr>
                <w:br/>
              </w:r>
              <w:r w:rsidR="00457C3C" w:rsidDel="003100BF">
                <w:fldChar w:fldCharType="begin"/>
              </w:r>
              <w:r w:rsidR="00457C3C" w:rsidDel="003100BF">
                <w:delInstrText>HYPERLINK "https://digip.unibg.it/it" \o "Vai al sito del dipartimento"</w:delInstrText>
              </w:r>
              <w:r w:rsidR="00457C3C" w:rsidDel="003100BF">
                <w:fldChar w:fldCharType="separate"/>
              </w:r>
              <w:r w:rsidR="00052F01" w:rsidRPr="00052F01" w:rsidDel="003100BF">
                <w:rPr>
                  <w:rFonts w:ascii="Times New Roman" w:hAnsi="Times New Roman"/>
                  <w:sz w:val="28"/>
                  <w:szCs w:val="28"/>
                </w:rPr>
                <w:delText>Ingegneria Gestionale, dell'Informazione e della Produzione</w:delText>
              </w:r>
              <w:r w:rsidR="00457C3C" w:rsidDel="003100BF">
                <w:rPr>
                  <w:rFonts w:ascii="Times New Roman" w:hAnsi="Times New Roman"/>
                  <w:sz w:val="28"/>
                  <w:szCs w:val="28"/>
                </w:rPr>
                <w:fldChar w:fldCharType="end"/>
              </w:r>
            </w:del>
          </w:p>
        </w:tc>
      </w:tr>
      <w:tr w:rsidR="00D647E9" w:rsidRPr="007B31C8" w:rsidDel="003100BF" w14:paraId="7CB9736F" w14:textId="32BC14FC" w:rsidTr="003100BF">
        <w:trPr>
          <w:trHeight w:val="976"/>
          <w:del w:id="12" w:author="LARA LONGHI" w:date="2024-08-29T18:58:00Z" w16du:dateUtc="2024-08-29T16:58:00Z"/>
          <w:trPrChange w:id="13" w:author="LARA LONGHI" w:date="2024-08-29T18:53:00Z" w16du:dateUtc="2024-08-29T16:53:00Z">
            <w:trPr>
              <w:trHeight w:val="1247"/>
            </w:trPr>
          </w:trPrChange>
        </w:trPr>
        <w:tc>
          <w:tcPr>
            <w:tcW w:w="6007" w:type="dxa"/>
            <w:gridSpan w:val="2"/>
            <w:shd w:val="clear" w:color="auto" w:fill="auto"/>
            <w:vAlign w:val="bottom"/>
            <w:tcPrChange w:id="14" w:author="LARA LONGHI" w:date="2024-08-29T18:53:00Z" w16du:dateUtc="2024-08-29T16:53:00Z">
              <w:tcPr>
                <w:tcW w:w="7360" w:type="dxa"/>
                <w:gridSpan w:val="4"/>
                <w:shd w:val="clear" w:color="auto" w:fill="auto"/>
                <w:vAlign w:val="bottom"/>
              </w:tcPr>
            </w:tcPrChange>
          </w:tcPr>
          <w:p w14:paraId="4F4ED922" w14:textId="5A3DDCA9" w:rsidR="00137F85" w:rsidRPr="007B31C8" w:rsidDel="003100BF" w:rsidRDefault="00137F85" w:rsidP="00C82BD5">
            <w:pPr>
              <w:spacing w:after="0" w:line="240" w:lineRule="auto"/>
              <w:rPr>
                <w:del w:id="15" w:author="LARA LONGHI" w:date="2024-08-29T18:58:00Z" w16du:dateUtc="2024-08-29T16:58:00Z"/>
                <w:rFonts w:ascii="Times New Roman" w:hAnsi="Times New Roman"/>
                <w:sz w:val="28"/>
                <w:szCs w:val="28"/>
              </w:rPr>
            </w:pPr>
          </w:p>
          <w:p w14:paraId="1EECC7CB" w14:textId="2C2F6ED8" w:rsidR="00137F85" w:rsidRPr="007B31C8" w:rsidDel="003100BF" w:rsidRDefault="00212753" w:rsidP="00C82BD5">
            <w:pPr>
              <w:spacing w:after="0" w:line="240" w:lineRule="auto"/>
              <w:rPr>
                <w:del w:id="16" w:author="LARA LONGHI" w:date="2024-08-29T18:58:00Z" w16du:dateUtc="2024-08-29T16:58:00Z"/>
                <w:rFonts w:ascii="Times New Roman" w:hAnsi="Times New Roman"/>
                <w:sz w:val="28"/>
                <w:szCs w:val="28"/>
              </w:rPr>
            </w:pPr>
            <w:del w:id="17" w:author="LARA LONGHI" w:date="2024-08-29T18:58:00Z" w16du:dateUtc="2024-08-29T16:58:00Z">
              <w:r w:rsidRPr="007B31C8" w:rsidDel="003100BF">
                <w:rPr>
                  <w:rFonts w:ascii="Times New Roman" w:hAnsi="Times New Roman"/>
                  <w:sz w:val="28"/>
                  <w:szCs w:val="28"/>
                </w:rPr>
                <w:delText xml:space="preserve">Corso di laurea in </w:delText>
              </w:r>
              <w:r w:rsidR="00137F85" w:rsidRPr="007B31C8" w:rsidDel="003100BF">
                <w:rPr>
                  <w:rFonts w:ascii="Times New Roman" w:hAnsi="Times New Roman"/>
                  <w:sz w:val="28"/>
                  <w:szCs w:val="28"/>
                </w:rPr>
                <w:br/>
              </w:r>
              <w:r w:rsidR="00052F01" w:rsidDel="003100BF">
                <w:rPr>
                  <w:rFonts w:ascii="Times New Roman" w:hAnsi="Times New Roman"/>
                  <w:sz w:val="28"/>
                  <w:szCs w:val="28"/>
                </w:rPr>
                <w:delText>Ingegneria Informatica</w:delText>
              </w:r>
            </w:del>
          </w:p>
        </w:tc>
      </w:tr>
      <w:tr w:rsidR="00D647E9" w:rsidRPr="007B31C8" w:rsidDel="003100BF" w14:paraId="6F713F99" w14:textId="6788EBA7" w:rsidTr="003100BF">
        <w:trPr>
          <w:trHeight w:val="976"/>
          <w:del w:id="18" w:author="LARA LONGHI" w:date="2024-08-29T18:58:00Z" w16du:dateUtc="2024-08-29T16:58:00Z"/>
          <w:trPrChange w:id="19" w:author="LARA LONGHI" w:date="2024-08-29T18:53:00Z" w16du:dateUtc="2024-08-29T16:53:00Z">
            <w:trPr>
              <w:trHeight w:val="1247"/>
            </w:trPr>
          </w:trPrChange>
        </w:trPr>
        <w:tc>
          <w:tcPr>
            <w:tcW w:w="6007" w:type="dxa"/>
            <w:gridSpan w:val="2"/>
            <w:shd w:val="clear" w:color="auto" w:fill="auto"/>
            <w:tcPrChange w:id="20" w:author="LARA LONGHI" w:date="2024-08-29T18:53:00Z" w16du:dateUtc="2024-08-29T16:53:00Z">
              <w:tcPr>
                <w:tcW w:w="7360" w:type="dxa"/>
                <w:gridSpan w:val="4"/>
                <w:shd w:val="clear" w:color="auto" w:fill="auto"/>
              </w:tcPr>
            </w:tcPrChange>
          </w:tcPr>
          <w:p w14:paraId="718E6E78" w14:textId="747DCA15" w:rsidR="00137F85" w:rsidRPr="007B31C8" w:rsidDel="003100BF" w:rsidRDefault="00137F85" w:rsidP="00C82BD5">
            <w:pPr>
              <w:spacing w:after="0" w:line="240" w:lineRule="auto"/>
              <w:rPr>
                <w:del w:id="21" w:author="LARA LONGHI" w:date="2024-08-29T18:58:00Z" w16du:dateUtc="2024-08-29T16:58:00Z"/>
                <w:rFonts w:ascii="Times New Roman" w:hAnsi="Times New Roman"/>
                <w:sz w:val="28"/>
                <w:szCs w:val="28"/>
              </w:rPr>
            </w:pPr>
          </w:p>
          <w:p w14:paraId="0030E942" w14:textId="5B9E6B58" w:rsidR="00137F85" w:rsidRPr="007B31C8" w:rsidDel="003100BF" w:rsidRDefault="00DA6F3F" w:rsidP="00C82BD5">
            <w:pPr>
              <w:spacing w:after="0" w:line="240" w:lineRule="auto"/>
              <w:rPr>
                <w:del w:id="22" w:author="LARA LONGHI" w:date="2024-08-29T18:58:00Z" w16du:dateUtc="2024-08-29T16:58:00Z"/>
                <w:rFonts w:ascii="Times New Roman" w:hAnsi="Times New Roman"/>
                <w:sz w:val="28"/>
                <w:szCs w:val="28"/>
              </w:rPr>
            </w:pPr>
            <w:del w:id="23" w:author="LARA LONGHI" w:date="2024-08-29T18:58:00Z" w16du:dateUtc="2024-08-29T16:58:00Z">
              <w:r w:rsidDel="003100BF">
                <w:rPr>
                  <w:rFonts w:ascii="Times New Roman" w:hAnsi="Times New Roman"/>
                  <w:sz w:val="28"/>
                  <w:szCs w:val="28"/>
                </w:rPr>
                <w:delText xml:space="preserve">Classe n. </w:delText>
              </w:r>
              <w:r w:rsidR="00516D6D" w:rsidDel="003100BF">
                <w:rPr>
                  <w:rFonts w:ascii="Times New Roman" w:hAnsi="Times New Roman"/>
                  <w:sz w:val="28"/>
                  <w:szCs w:val="28"/>
                </w:rPr>
                <w:delText>L-8</w:delText>
              </w:r>
            </w:del>
          </w:p>
        </w:tc>
      </w:tr>
      <w:tr w:rsidR="00D647E9" w:rsidRPr="007B31C8" w:rsidDel="003100BF" w14:paraId="16713D66" w14:textId="4CF36F16" w:rsidTr="003100BF">
        <w:trPr>
          <w:trHeight w:val="976"/>
          <w:del w:id="24" w:author="LARA LONGHI" w:date="2024-08-29T18:58:00Z" w16du:dateUtc="2024-08-29T16:58:00Z"/>
          <w:trPrChange w:id="25" w:author="LARA LONGHI" w:date="2024-08-29T18:53:00Z" w16du:dateUtc="2024-08-29T16:53:00Z">
            <w:trPr>
              <w:trHeight w:val="1247"/>
            </w:trPr>
          </w:trPrChange>
        </w:trPr>
        <w:tc>
          <w:tcPr>
            <w:tcW w:w="6007" w:type="dxa"/>
            <w:gridSpan w:val="2"/>
            <w:shd w:val="clear" w:color="auto" w:fill="auto"/>
            <w:vAlign w:val="center"/>
            <w:tcPrChange w:id="26" w:author="LARA LONGHI" w:date="2024-08-29T18:53:00Z" w16du:dateUtc="2024-08-29T16:53:00Z">
              <w:tcPr>
                <w:tcW w:w="7360" w:type="dxa"/>
                <w:gridSpan w:val="4"/>
                <w:shd w:val="clear" w:color="auto" w:fill="auto"/>
                <w:vAlign w:val="center"/>
              </w:tcPr>
            </w:tcPrChange>
          </w:tcPr>
          <w:p w14:paraId="66A1BA61" w14:textId="0AC559F6" w:rsidR="00137F85" w:rsidRPr="007B31C8" w:rsidDel="003100BF" w:rsidRDefault="00137F85" w:rsidP="00C82BD5">
            <w:pPr>
              <w:spacing w:after="0" w:line="240" w:lineRule="auto"/>
              <w:rPr>
                <w:del w:id="27" w:author="LARA LONGHI" w:date="2024-08-29T18:58:00Z" w16du:dateUtc="2024-08-29T16:58:00Z"/>
                <w:rFonts w:ascii="Times New Roman" w:hAnsi="Times New Roman"/>
                <w:sz w:val="40"/>
                <w:szCs w:val="40"/>
              </w:rPr>
            </w:pPr>
          </w:p>
          <w:p w14:paraId="657815BE" w14:textId="5018E23F" w:rsidR="00137F85" w:rsidRPr="007B31C8" w:rsidDel="003100BF" w:rsidRDefault="00137F85" w:rsidP="00C82BD5">
            <w:pPr>
              <w:spacing w:after="0" w:line="240" w:lineRule="auto"/>
              <w:rPr>
                <w:del w:id="28" w:author="LARA LONGHI" w:date="2024-08-29T18:58:00Z" w16du:dateUtc="2024-08-29T16:58:00Z"/>
                <w:rFonts w:ascii="Times New Roman" w:hAnsi="Times New Roman"/>
                <w:sz w:val="40"/>
                <w:szCs w:val="40"/>
              </w:rPr>
            </w:pPr>
          </w:p>
          <w:p w14:paraId="4AE7198D" w14:textId="65AC6759" w:rsidR="00D647E9" w:rsidDel="003100BF" w:rsidRDefault="00052F01" w:rsidP="00C82BD5">
            <w:pPr>
              <w:spacing w:after="0" w:line="240" w:lineRule="auto"/>
              <w:rPr>
                <w:del w:id="29" w:author="LARA LONGHI" w:date="2024-08-29T18:53:00Z" w16du:dateUtc="2024-08-29T16:53:00Z"/>
                <w:rFonts w:ascii="Times New Roman" w:hAnsi="Times New Roman"/>
                <w:sz w:val="40"/>
                <w:szCs w:val="40"/>
              </w:rPr>
            </w:pPr>
            <w:del w:id="30" w:author="LARA LONGHI" w:date="2024-08-29T18:58:00Z" w16du:dateUtc="2024-08-29T16:58:00Z">
              <w:r w:rsidRPr="00052F01" w:rsidDel="003100BF">
                <w:rPr>
                  <w:rFonts w:ascii="Times New Roman" w:hAnsi="Times New Roman"/>
                  <w:sz w:val="40"/>
                  <w:szCs w:val="40"/>
                </w:rPr>
                <w:delText xml:space="preserve">Sviluppo di un'applicazione mobile per la gestione dell'ansia utilizzando Flutter </w:delText>
              </w:r>
            </w:del>
          </w:p>
          <w:p w14:paraId="1ECC15E9" w14:textId="2205A0B8" w:rsidR="00DA6F3F" w:rsidRPr="007B31C8" w:rsidDel="003100BF" w:rsidRDefault="00DA6F3F" w:rsidP="00C82BD5">
            <w:pPr>
              <w:spacing w:after="0" w:line="240" w:lineRule="auto"/>
              <w:rPr>
                <w:del w:id="31" w:author="LARA LONGHI" w:date="2024-08-29T18:58:00Z" w16du:dateUtc="2024-08-29T16:58:00Z"/>
                <w:rFonts w:ascii="Times New Roman" w:hAnsi="Times New Roman"/>
                <w:sz w:val="40"/>
                <w:szCs w:val="40"/>
              </w:rPr>
            </w:pPr>
          </w:p>
        </w:tc>
      </w:tr>
      <w:tr w:rsidR="00D647E9" w:rsidRPr="007B31C8" w:rsidDel="003100BF" w14:paraId="137025DC" w14:textId="382706B7" w:rsidTr="003100BF">
        <w:trPr>
          <w:trHeight w:val="488"/>
          <w:del w:id="32" w:author="LARA LONGHI" w:date="2024-08-29T18:58:00Z" w16du:dateUtc="2024-08-29T16:58:00Z"/>
          <w:trPrChange w:id="33" w:author="LARA LONGHI" w:date="2024-08-29T18:53:00Z" w16du:dateUtc="2024-08-29T16:53:00Z">
            <w:trPr>
              <w:trHeight w:val="624"/>
            </w:trPr>
          </w:trPrChange>
        </w:trPr>
        <w:tc>
          <w:tcPr>
            <w:tcW w:w="2183" w:type="dxa"/>
            <w:shd w:val="clear" w:color="auto" w:fill="auto"/>
            <w:tcPrChange w:id="34" w:author="LARA LONGHI" w:date="2024-08-29T18:53:00Z" w16du:dateUtc="2024-08-29T16:53:00Z">
              <w:tcPr>
                <w:tcW w:w="2546" w:type="dxa"/>
                <w:gridSpan w:val="2"/>
                <w:shd w:val="clear" w:color="auto" w:fill="auto"/>
              </w:tcPr>
            </w:tcPrChange>
          </w:tcPr>
          <w:p w14:paraId="0A904E62" w14:textId="31F97A55" w:rsidR="003100BF" w:rsidDel="003100BF" w:rsidRDefault="003100BF" w:rsidP="007B31C8">
            <w:pPr>
              <w:spacing w:before="480" w:after="0" w:line="240" w:lineRule="auto"/>
              <w:rPr>
                <w:del w:id="35" w:author="LARA LONGHI" w:date="2024-08-29T18:58:00Z" w16du:dateUtc="2024-08-29T16:58:00Z"/>
                <w:rFonts w:ascii="Times New Roman" w:hAnsi="Times New Roman"/>
                <w:sz w:val="24"/>
                <w:szCs w:val="24"/>
              </w:rPr>
            </w:pPr>
          </w:p>
          <w:p w14:paraId="5B267BBA" w14:textId="4E4E7AF9" w:rsidR="00D647E9" w:rsidRPr="007B31C8" w:rsidDel="003100BF" w:rsidRDefault="00D647E9" w:rsidP="007B31C8">
            <w:pPr>
              <w:spacing w:before="480" w:after="0" w:line="240" w:lineRule="auto"/>
              <w:rPr>
                <w:del w:id="36" w:author="LARA LONGHI" w:date="2024-08-29T18:58:00Z" w16du:dateUtc="2024-08-29T16:58:00Z"/>
                <w:rFonts w:ascii="Times New Roman" w:hAnsi="Times New Roman"/>
                <w:sz w:val="28"/>
                <w:szCs w:val="28"/>
              </w:rPr>
            </w:pPr>
            <w:del w:id="37" w:author="LARA LONGHI" w:date="2024-08-29T18:58:00Z" w16du:dateUtc="2024-08-29T16:58:00Z">
              <w:r w:rsidRPr="007B31C8" w:rsidDel="003100BF">
                <w:rPr>
                  <w:rFonts w:ascii="Times New Roman" w:hAnsi="Times New Roman"/>
                  <w:sz w:val="24"/>
                  <w:szCs w:val="24"/>
                </w:rPr>
                <w:delText>Candidato:</w:delText>
              </w:r>
              <w:r w:rsidR="00137F85" w:rsidRPr="007B31C8" w:rsidDel="003100BF">
                <w:rPr>
                  <w:rFonts w:ascii="Times New Roman" w:hAnsi="Times New Roman"/>
                  <w:sz w:val="28"/>
                  <w:szCs w:val="28"/>
                </w:rPr>
                <w:br/>
              </w:r>
              <w:r w:rsidR="00052F01" w:rsidDel="003100BF">
                <w:rPr>
                  <w:rFonts w:ascii="Times New Roman" w:hAnsi="Times New Roman"/>
                  <w:i/>
                  <w:sz w:val="28"/>
                  <w:szCs w:val="28"/>
                </w:rPr>
                <w:delText>Lara Longhi</w:delText>
              </w:r>
            </w:del>
          </w:p>
        </w:tc>
        <w:tc>
          <w:tcPr>
            <w:tcW w:w="3823" w:type="dxa"/>
            <w:shd w:val="clear" w:color="auto" w:fill="auto"/>
            <w:tcPrChange w:id="38" w:author="LARA LONGHI" w:date="2024-08-29T18:53:00Z" w16du:dateUtc="2024-08-29T16:53:00Z">
              <w:tcPr>
                <w:tcW w:w="4814" w:type="dxa"/>
                <w:gridSpan w:val="2"/>
                <w:shd w:val="clear" w:color="auto" w:fill="auto"/>
              </w:tcPr>
            </w:tcPrChange>
          </w:tcPr>
          <w:p w14:paraId="5A517D86" w14:textId="33D07853" w:rsidR="003100BF" w:rsidRPr="007B31C8" w:rsidDel="003100BF" w:rsidRDefault="003100BF" w:rsidP="007B31C8">
            <w:pPr>
              <w:spacing w:before="480" w:after="0" w:line="240" w:lineRule="auto"/>
              <w:rPr>
                <w:del w:id="39" w:author="LARA LONGHI" w:date="2024-08-29T18:58:00Z" w16du:dateUtc="2024-08-29T16:58:00Z"/>
                <w:rFonts w:ascii="Times New Roman" w:hAnsi="Times New Roman"/>
                <w:sz w:val="28"/>
                <w:szCs w:val="28"/>
              </w:rPr>
            </w:pPr>
          </w:p>
          <w:p w14:paraId="461AF685" w14:textId="485D237B" w:rsidR="009637CD" w:rsidRPr="009637CD" w:rsidDel="003100BF" w:rsidRDefault="00D647E9" w:rsidP="007B31C8">
            <w:pPr>
              <w:spacing w:before="480" w:after="0" w:line="240" w:lineRule="auto"/>
              <w:rPr>
                <w:del w:id="40" w:author="LARA LONGHI" w:date="2024-08-29T18:58:00Z" w16du:dateUtc="2024-08-29T16:58:00Z"/>
                <w:rFonts w:ascii="Times New Roman" w:hAnsi="Times New Roman"/>
                <w:i/>
                <w:sz w:val="28"/>
                <w:szCs w:val="28"/>
              </w:rPr>
            </w:pPr>
            <w:del w:id="41" w:author="LARA LONGHI" w:date="2024-08-29T18:58:00Z" w16du:dateUtc="2024-08-29T16:58:00Z">
              <w:r w:rsidRPr="007B31C8" w:rsidDel="003100BF">
                <w:rPr>
                  <w:rFonts w:ascii="Times New Roman" w:hAnsi="Times New Roman"/>
                  <w:sz w:val="24"/>
                  <w:szCs w:val="24"/>
                </w:rPr>
                <w:delText>Relatore:</w:delText>
              </w:r>
              <w:r w:rsidR="00137F85" w:rsidRPr="007B31C8" w:rsidDel="003100BF">
                <w:rPr>
                  <w:rFonts w:ascii="Times New Roman" w:hAnsi="Times New Roman"/>
                  <w:sz w:val="28"/>
                  <w:szCs w:val="28"/>
                </w:rPr>
                <w:br/>
              </w:r>
              <w:r w:rsidR="00137F85" w:rsidRPr="007B31C8" w:rsidDel="003100BF">
                <w:rPr>
                  <w:rFonts w:ascii="Times New Roman" w:hAnsi="Times New Roman"/>
                  <w:i/>
                  <w:sz w:val="28"/>
                  <w:szCs w:val="28"/>
                </w:rPr>
                <w:delText xml:space="preserve">Prof. </w:delText>
              </w:r>
              <w:r w:rsidR="00052F01" w:rsidDel="003100BF">
                <w:rPr>
                  <w:rFonts w:ascii="Times New Roman" w:hAnsi="Times New Roman"/>
                  <w:i/>
                  <w:sz w:val="28"/>
                  <w:szCs w:val="28"/>
                </w:rPr>
                <w:delText>Mauro Pelucchi</w:delText>
              </w:r>
              <w:r w:rsidR="009637CD" w:rsidDel="003100BF">
                <w:rPr>
                  <w:rFonts w:ascii="Times New Roman" w:hAnsi="Times New Roman"/>
                  <w:i/>
                  <w:sz w:val="28"/>
                  <w:szCs w:val="28"/>
                </w:rPr>
                <w:br/>
              </w:r>
            </w:del>
          </w:p>
        </w:tc>
      </w:tr>
      <w:tr w:rsidR="00D647E9" w:rsidRPr="007B31C8" w:rsidDel="003100BF" w14:paraId="1CBA2FE1" w14:textId="568A0314" w:rsidTr="003100BF">
        <w:trPr>
          <w:trHeight w:val="671"/>
          <w:del w:id="42" w:author="LARA LONGHI" w:date="2024-08-29T18:58:00Z" w16du:dateUtc="2024-08-29T16:58:00Z"/>
          <w:trPrChange w:id="43" w:author="LARA LONGHI" w:date="2024-08-29T18:53:00Z" w16du:dateUtc="2024-08-29T16:53:00Z">
            <w:trPr>
              <w:trHeight w:val="857"/>
            </w:trPr>
          </w:trPrChange>
        </w:trPr>
        <w:tc>
          <w:tcPr>
            <w:tcW w:w="2183" w:type="dxa"/>
            <w:shd w:val="clear" w:color="auto" w:fill="auto"/>
            <w:vAlign w:val="center"/>
            <w:tcPrChange w:id="44" w:author="LARA LONGHI" w:date="2024-08-29T18:53:00Z" w16du:dateUtc="2024-08-29T16:53:00Z">
              <w:tcPr>
                <w:tcW w:w="2546" w:type="dxa"/>
                <w:gridSpan w:val="2"/>
                <w:shd w:val="clear" w:color="auto" w:fill="auto"/>
                <w:vAlign w:val="center"/>
              </w:tcPr>
            </w:tcPrChange>
          </w:tcPr>
          <w:p w14:paraId="50691EB8" w14:textId="547AD096" w:rsidR="00D647E9" w:rsidRPr="007B31C8" w:rsidDel="003100BF" w:rsidRDefault="00847DE8" w:rsidP="00C82BD5">
            <w:pPr>
              <w:spacing w:after="0" w:line="240" w:lineRule="auto"/>
              <w:rPr>
                <w:del w:id="45" w:author="LARA LONGHI" w:date="2024-08-29T18:54:00Z" w16du:dateUtc="2024-08-29T16:54:00Z"/>
                <w:rFonts w:ascii="Times New Roman" w:hAnsi="Times New Roman"/>
                <w:sz w:val="24"/>
                <w:szCs w:val="24"/>
              </w:rPr>
            </w:pPr>
            <w:del w:id="46" w:author="LARA LONGHI" w:date="2024-08-29T18:58:00Z" w16du:dateUtc="2024-08-29T16:58:00Z">
              <w:r w:rsidRPr="007B31C8" w:rsidDel="003100BF">
                <w:rPr>
                  <w:rFonts w:ascii="Times New Roman" w:hAnsi="Times New Roman"/>
                  <w:sz w:val="24"/>
                  <w:szCs w:val="24"/>
                </w:rPr>
                <w:delText>Matricola n.</w:delText>
              </w:r>
              <w:r w:rsidR="00052F01" w:rsidDel="003100BF">
                <w:rPr>
                  <w:rFonts w:ascii="Times New Roman" w:hAnsi="Times New Roman"/>
                  <w:sz w:val="24"/>
                  <w:szCs w:val="24"/>
                </w:rPr>
                <w:delText xml:space="preserve"> 1079261</w:delText>
              </w:r>
            </w:del>
          </w:p>
          <w:p w14:paraId="6BCC62B7" w14:textId="06A0FCB0" w:rsidR="00847DE8" w:rsidRPr="007B31C8" w:rsidDel="003100BF" w:rsidRDefault="00847DE8" w:rsidP="00C82BD5">
            <w:pPr>
              <w:spacing w:after="0" w:line="240" w:lineRule="auto"/>
              <w:rPr>
                <w:del w:id="47" w:author="LARA LONGHI" w:date="2024-08-29T18:58:00Z" w16du:dateUtc="2024-08-29T16:58:00Z"/>
                <w:rFonts w:ascii="Times New Roman" w:hAnsi="Times New Roman"/>
                <w:sz w:val="28"/>
                <w:szCs w:val="28"/>
              </w:rPr>
            </w:pPr>
          </w:p>
        </w:tc>
        <w:tc>
          <w:tcPr>
            <w:tcW w:w="3823" w:type="dxa"/>
            <w:shd w:val="clear" w:color="auto" w:fill="auto"/>
            <w:vAlign w:val="center"/>
            <w:tcPrChange w:id="48" w:author="LARA LONGHI" w:date="2024-08-29T18:53:00Z" w16du:dateUtc="2024-08-29T16:53:00Z">
              <w:tcPr>
                <w:tcW w:w="4814" w:type="dxa"/>
                <w:gridSpan w:val="2"/>
                <w:shd w:val="clear" w:color="auto" w:fill="auto"/>
                <w:vAlign w:val="center"/>
              </w:tcPr>
            </w:tcPrChange>
          </w:tcPr>
          <w:p w14:paraId="1AF3F993" w14:textId="690A9885" w:rsidR="00D647E9" w:rsidRPr="007B31C8" w:rsidDel="003100BF" w:rsidRDefault="00D647E9" w:rsidP="00C82BD5">
            <w:pPr>
              <w:spacing w:after="0" w:line="240" w:lineRule="auto"/>
              <w:rPr>
                <w:del w:id="49" w:author="LARA LONGHI" w:date="2024-08-29T18:58:00Z" w16du:dateUtc="2024-08-29T16:58:00Z"/>
                <w:rFonts w:ascii="Times New Roman" w:hAnsi="Times New Roman"/>
                <w:i/>
                <w:sz w:val="28"/>
                <w:szCs w:val="28"/>
              </w:rPr>
            </w:pPr>
          </w:p>
        </w:tc>
      </w:tr>
      <w:tr w:rsidR="00D647E9" w:rsidRPr="007B31C8" w:rsidDel="003100BF" w14:paraId="5DAAF2FE" w14:textId="5896B44A" w:rsidTr="003100BF">
        <w:trPr>
          <w:trHeight w:val="488"/>
          <w:del w:id="50" w:author="LARA LONGHI" w:date="2024-08-29T18:58:00Z" w16du:dateUtc="2024-08-29T16:58:00Z"/>
          <w:trPrChange w:id="51" w:author="LARA LONGHI" w:date="2024-08-29T18:53:00Z" w16du:dateUtc="2024-08-29T16:53:00Z">
            <w:trPr>
              <w:trHeight w:val="624"/>
            </w:trPr>
          </w:trPrChange>
        </w:trPr>
        <w:tc>
          <w:tcPr>
            <w:tcW w:w="2183" w:type="dxa"/>
            <w:shd w:val="clear" w:color="auto" w:fill="auto"/>
            <w:vAlign w:val="center"/>
            <w:tcPrChange w:id="52" w:author="LARA LONGHI" w:date="2024-08-29T18:53:00Z" w16du:dateUtc="2024-08-29T16:53:00Z">
              <w:tcPr>
                <w:tcW w:w="2546" w:type="dxa"/>
                <w:gridSpan w:val="2"/>
                <w:shd w:val="clear" w:color="auto" w:fill="auto"/>
                <w:vAlign w:val="center"/>
              </w:tcPr>
            </w:tcPrChange>
          </w:tcPr>
          <w:p w14:paraId="2DCB9C69" w14:textId="07A4EB2A" w:rsidR="00D647E9" w:rsidRPr="007B31C8" w:rsidDel="003100BF" w:rsidRDefault="00D647E9" w:rsidP="00C82BD5">
            <w:pPr>
              <w:spacing w:after="0" w:line="240" w:lineRule="auto"/>
              <w:rPr>
                <w:del w:id="53" w:author="LARA LONGHI" w:date="2024-08-29T18:58:00Z" w16du:dateUtc="2024-08-29T16:58:00Z"/>
                <w:rFonts w:ascii="Times New Roman" w:hAnsi="Times New Roman"/>
                <w:sz w:val="28"/>
                <w:szCs w:val="28"/>
              </w:rPr>
            </w:pPr>
          </w:p>
        </w:tc>
        <w:tc>
          <w:tcPr>
            <w:tcW w:w="3823" w:type="dxa"/>
            <w:shd w:val="clear" w:color="auto" w:fill="auto"/>
            <w:vAlign w:val="center"/>
            <w:tcPrChange w:id="54" w:author="LARA LONGHI" w:date="2024-08-29T18:53:00Z" w16du:dateUtc="2024-08-29T16:53:00Z">
              <w:tcPr>
                <w:tcW w:w="4814" w:type="dxa"/>
                <w:gridSpan w:val="2"/>
                <w:shd w:val="clear" w:color="auto" w:fill="auto"/>
                <w:vAlign w:val="center"/>
              </w:tcPr>
            </w:tcPrChange>
          </w:tcPr>
          <w:p w14:paraId="773C4188" w14:textId="5CDE5604" w:rsidR="00D647E9" w:rsidRPr="007B31C8" w:rsidDel="003100BF" w:rsidRDefault="00D647E9" w:rsidP="00C82BD5">
            <w:pPr>
              <w:spacing w:after="0" w:line="240" w:lineRule="auto"/>
              <w:rPr>
                <w:del w:id="55" w:author="LARA LONGHI" w:date="2024-08-29T18:58:00Z" w16du:dateUtc="2024-08-29T16:58:00Z"/>
                <w:rFonts w:ascii="Times New Roman" w:hAnsi="Times New Roman"/>
                <w:sz w:val="28"/>
                <w:szCs w:val="28"/>
              </w:rPr>
            </w:pPr>
          </w:p>
        </w:tc>
      </w:tr>
      <w:tr w:rsidR="00D647E9" w:rsidRPr="007B31C8" w:rsidDel="003100BF" w14:paraId="6CCD8538" w14:textId="745ED22C" w:rsidTr="003100BF">
        <w:trPr>
          <w:trHeight w:val="488"/>
          <w:del w:id="56" w:author="LARA LONGHI" w:date="2024-08-29T18:58:00Z" w16du:dateUtc="2024-08-29T16:58:00Z"/>
          <w:trPrChange w:id="57" w:author="LARA LONGHI" w:date="2024-08-29T18:53:00Z" w16du:dateUtc="2024-08-29T16:53:00Z">
            <w:trPr>
              <w:trHeight w:val="624"/>
            </w:trPr>
          </w:trPrChange>
        </w:trPr>
        <w:tc>
          <w:tcPr>
            <w:tcW w:w="2183" w:type="dxa"/>
            <w:shd w:val="clear" w:color="auto" w:fill="auto"/>
            <w:vAlign w:val="center"/>
            <w:tcPrChange w:id="58" w:author="LARA LONGHI" w:date="2024-08-29T18:53:00Z" w16du:dateUtc="2024-08-29T16:53:00Z">
              <w:tcPr>
                <w:tcW w:w="2546" w:type="dxa"/>
                <w:gridSpan w:val="2"/>
                <w:shd w:val="clear" w:color="auto" w:fill="auto"/>
                <w:vAlign w:val="center"/>
              </w:tcPr>
            </w:tcPrChange>
          </w:tcPr>
          <w:p w14:paraId="0238EC65" w14:textId="288F56BF" w:rsidR="00D647E9" w:rsidRPr="007B31C8" w:rsidDel="003100BF" w:rsidRDefault="00D647E9" w:rsidP="00C82BD5">
            <w:pPr>
              <w:spacing w:after="0" w:line="240" w:lineRule="auto"/>
              <w:rPr>
                <w:del w:id="59" w:author="LARA LONGHI" w:date="2024-08-29T18:58:00Z" w16du:dateUtc="2024-08-29T16:58:00Z"/>
                <w:rFonts w:ascii="Times New Roman" w:hAnsi="Times New Roman"/>
                <w:i/>
                <w:sz w:val="28"/>
                <w:szCs w:val="28"/>
              </w:rPr>
            </w:pPr>
          </w:p>
        </w:tc>
        <w:tc>
          <w:tcPr>
            <w:tcW w:w="3823" w:type="dxa"/>
            <w:shd w:val="clear" w:color="auto" w:fill="auto"/>
            <w:vAlign w:val="center"/>
            <w:tcPrChange w:id="60" w:author="LARA LONGHI" w:date="2024-08-29T18:53:00Z" w16du:dateUtc="2024-08-29T16:53:00Z">
              <w:tcPr>
                <w:tcW w:w="4814" w:type="dxa"/>
                <w:gridSpan w:val="2"/>
                <w:shd w:val="clear" w:color="auto" w:fill="auto"/>
                <w:vAlign w:val="center"/>
              </w:tcPr>
            </w:tcPrChange>
          </w:tcPr>
          <w:p w14:paraId="5CD1844E" w14:textId="1DFFAB64" w:rsidR="00D647E9" w:rsidRPr="007B31C8" w:rsidDel="003100BF" w:rsidRDefault="00D647E9" w:rsidP="00C82BD5">
            <w:pPr>
              <w:spacing w:after="0" w:line="240" w:lineRule="auto"/>
              <w:rPr>
                <w:del w:id="61" w:author="LARA LONGHI" w:date="2024-08-29T18:58:00Z" w16du:dateUtc="2024-08-29T16:58:00Z"/>
                <w:rFonts w:ascii="Times New Roman" w:hAnsi="Times New Roman"/>
                <w:i/>
                <w:sz w:val="28"/>
                <w:szCs w:val="28"/>
              </w:rPr>
            </w:pPr>
          </w:p>
        </w:tc>
      </w:tr>
      <w:tr w:rsidR="00D647E9" w:rsidRPr="007B31C8" w:rsidDel="003100BF" w14:paraId="0CA14602" w14:textId="246E6153" w:rsidTr="003100BF">
        <w:trPr>
          <w:trHeight w:val="976"/>
          <w:del w:id="62" w:author="LARA LONGHI" w:date="2024-08-29T18:58:00Z" w16du:dateUtc="2024-08-29T16:58:00Z"/>
          <w:trPrChange w:id="63" w:author="LARA LONGHI" w:date="2024-08-29T18:53:00Z" w16du:dateUtc="2024-08-29T16:53:00Z">
            <w:trPr>
              <w:trHeight w:val="1247"/>
            </w:trPr>
          </w:trPrChange>
        </w:trPr>
        <w:tc>
          <w:tcPr>
            <w:tcW w:w="6007" w:type="dxa"/>
            <w:gridSpan w:val="2"/>
            <w:shd w:val="clear" w:color="auto" w:fill="auto"/>
            <w:vAlign w:val="center"/>
            <w:tcPrChange w:id="64" w:author="LARA LONGHI" w:date="2024-08-29T18:53:00Z" w16du:dateUtc="2024-08-29T16:53:00Z">
              <w:tcPr>
                <w:tcW w:w="7360" w:type="dxa"/>
                <w:gridSpan w:val="4"/>
                <w:shd w:val="clear" w:color="auto" w:fill="auto"/>
                <w:vAlign w:val="center"/>
              </w:tcPr>
            </w:tcPrChange>
          </w:tcPr>
          <w:p w14:paraId="237CA0DE" w14:textId="77777777" w:rsidR="00137F85" w:rsidRPr="007B31C8" w:rsidDel="003100BF" w:rsidRDefault="00137F85" w:rsidP="00C82BD5">
            <w:pPr>
              <w:spacing w:after="0" w:line="240" w:lineRule="auto"/>
              <w:rPr>
                <w:del w:id="65" w:author="LARA LONGHI" w:date="2024-08-29T18:54:00Z" w16du:dateUtc="2024-08-29T16:54:00Z"/>
                <w:rFonts w:ascii="Times New Roman" w:hAnsi="Times New Roman"/>
                <w:sz w:val="24"/>
                <w:szCs w:val="24"/>
              </w:rPr>
            </w:pPr>
          </w:p>
          <w:p w14:paraId="7F34314C" w14:textId="74B1E0AF" w:rsidR="00137F85" w:rsidRPr="007B31C8" w:rsidDel="003100BF" w:rsidRDefault="00137F85" w:rsidP="00C82BD5">
            <w:pPr>
              <w:spacing w:after="0" w:line="240" w:lineRule="auto"/>
              <w:rPr>
                <w:del w:id="66" w:author="LARA LONGHI" w:date="2024-08-29T18:58:00Z" w16du:dateUtc="2024-08-29T16:58:00Z"/>
                <w:rFonts w:ascii="Times New Roman" w:hAnsi="Times New Roman"/>
                <w:sz w:val="24"/>
                <w:szCs w:val="24"/>
              </w:rPr>
            </w:pPr>
          </w:p>
          <w:p w14:paraId="105429D9" w14:textId="77777777" w:rsidR="00137F85" w:rsidRPr="007B31C8" w:rsidDel="003100BF" w:rsidRDefault="00137F85" w:rsidP="00C82BD5">
            <w:pPr>
              <w:spacing w:after="0" w:line="240" w:lineRule="auto"/>
              <w:jc w:val="center"/>
              <w:rPr>
                <w:del w:id="67" w:author="LARA LONGHI" w:date="2024-08-29T18:53:00Z" w16du:dateUtc="2024-08-29T16:53:00Z"/>
                <w:rFonts w:ascii="Times New Roman" w:hAnsi="Times New Roman"/>
                <w:sz w:val="24"/>
                <w:szCs w:val="24"/>
              </w:rPr>
            </w:pPr>
          </w:p>
          <w:p w14:paraId="07D6196A" w14:textId="77777777" w:rsidR="00137F85" w:rsidRPr="007B31C8" w:rsidDel="003100BF" w:rsidRDefault="00137F85" w:rsidP="00C82BD5">
            <w:pPr>
              <w:spacing w:after="0" w:line="240" w:lineRule="auto"/>
              <w:rPr>
                <w:del w:id="68" w:author="LARA LONGHI" w:date="2024-08-29T18:53:00Z" w16du:dateUtc="2024-08-29T16:53:00Z"/>
                <w:rFonts w:ascii="Times New Roman" w:hAnsi="Times New Roman"/>
                <w:sz w:val="24"/>
                <w:szCs w:val="24"/>
              </w:rPr>
            </w:pPr>
          </w:p>
          <w:p w14:paraId="3B99B819" w14:textId="67059FC5" w:rsidR="00137F85" w:rsidRPr="007B31C8" w:rsidDel="003100BF" w:rsidRDefault="00137F85" w:rsidP="00C82BD5">
            <w:pPr>
              <w:spacing w:after="0" w:line="240" w:lineRule="auto"/>
              <w:rPr>
                <w:del w:id="69" w:author="LARA LONGHI" w:date="2024-08-29T18:58:00Z" w16du:dateUtc="2024-08-29T16:58:00Z"/>
                <w:rFonts w:ascii="Times New Roman" w:hAnsi="Times New Roman"/>
                <w:sz w:val="24"/>
                <w:szCs w:val="24"/>
              </w:rPr>
            </w:pPr>
          </w:p>
          <w:p w14:paraId="13386097" w14:textId="5DCF2EB1" w:rsidR="00137F85" w:rsidRPr="007B31C8" w:rsidDel="003100BF" w:rsidRDefault="00137F85" w:rsidP="00C82BD5">
            <w:pPr>
              <w:spacing w:after="0" w:line="240" w:lineRule="auto"/>
              <w:rPr>
                <w:del w:id="70" w:author="LARA LONGHI" w:date="2024-08-29T18:58:00Z" w16du:dateUtc="2024-08-29T16:58:00Z"/>
                <w:rFonts w:ascii="Times New Roman" w:hAnsi="Times New Roman"/>
                <w:sz w:val="24"/>
                <w:szCs w:val="24"/>
              </w:rPr>
            </w:pPr>
            <w:del w:id="71" w:author="LARA LONGHI" w:date="2024-08-29T18:58:00Z" w16du:dateUtc="2024-08-29T16:58:00Z">
              <w:r w:rsidRPr="007B31C8" w:rsidDel="003100BF">
                <w:rPr>
                  <w:rFonts w:ascii="Times New Roman" w:hAnsi="Times New Roman"/>
                  <w:sz w:val="24"/>
                  <w:szCs w:val="24"/>
                </w:rPr>
                <w:delText>Anno Accademico</w:delText>
              </w:r>
            </w:del>
          </w:p>
          <w:p w14:paraId="74DE3B99" w14:textId="7037B6D8" w:rsidR="00D647E9" w:rsidRPr="007B31C8" w:rsidDel="003100BF" w:rsidRDefault="00D647E9" w:rsidP="00C82BD5">
            <w:pPr>
              <w:spacing w:after="0" w:line="240" w:lineRule="auto"/>
              <w:rPr>
                <w:del w:id="72" w:author="LARA LONGHI" w:date="2024-08-29T18:58:00Z" w16du:dateUtc="2024-08-29T16:58:00Z"/>
                <w:rFonts w:ascii="Times New Roman" w:hAnsi="Times New Roman"/>
                <w:sz w:val="24"/>
                <w:szCs w:val="24"/>
              </w:rPr>
            </w:pPr>
            <w:del w:id="73" w:author="LARA LONGHI" w:date="2024-08-29T18:58:00Z" w16du:dateUtc="2024-08-29T16:58:00Z">
              <w:r w:rsidRPr="007B31C8" w:rsidDel="003100BF">
                <w:rPr>
                  <w:rFonts w:ascii="Times New Roman" w:hAnsi="Times New Roman"/>
                  <w:sz w:val="24"/>
                  <w:szCs w:val="24"/>
                </w:rPr>
                <w:delText>20</w:delText>
              </w:r>
              <w:r w:rsidR="00137F85" w:rsidRPr="007B31C8" w:rsidDel="003100BF">
                <w:rPr>
                  <w:rFonts w:ascii="Times New Roman" w:hAnsi="Times New Roman"/>
                  <w:sz w:val="24"/>
                  <w:szCs w:val="24"/>
                </w:rPr>
                <w:delText>2</w:delText>
              </w:r>
              <w:r w:rsidR="00052F01" w:rsidDel="003100BF">
                <w:rPr>
                  <w:rFonts w:ascii="Times New Roman" w:hAnsi="Times New Roman"/>
                  <w:sz w:val="24"/>
                  <w:szCs w:val="24"/>
                </w:rPr>
                <w:delText>3</w:delText>
              </w:r>
              <w:r w:rsidRPr="007B31C8" w:rsidDel="003100BF">
                <w:rPr>
                  <w:rFonts w:ascii="Times New Roman" w:hAnsi="Times New Roman"/>
                  <w:sz w:val="24"/>
                  <w:szCs w:val="24"/>
                </w:rPr>
                <w:delText>/20</w:delText>
              </w:r>
              <w:r w:rsidR="00137F85" w:rsidRPr="007B31C8" w:rsidDel="003100BF">
                <w:rPr>
                  <w:rFonts w:ascii="Times New Roman" w:hAnsi="Times New Roman"/>
                  <w:sz w:val="24"/>
                  <w:szCs w:val="24"/>
                </w:rPr>
                <w:delText>2</w:delText>
              </w:r>
              <w:r w:rsidR="00052F01" w:rsidDel="003100BF">
                <w:rPr>
                  <w:rFonts w:ascii="Times New Roman" w:hAnsi="Times New Roman"/>
                  <w:sz w:val="24"/>
                  <w:szCs w:val="24"/>
                </w:rPr>
                <w:delText>4</w:delText>
              </w:r>
            </w:del>
          </w:p>
        </w:tc>
      </w:tr>
    </w:tbl>
    <w:p w14:paraId="22078415" w14:textId="39987383" w:rsidR="009637CD" w:rsidDel="003100BF" w:rsidRDefault="009637CD">
      <w:pPr>
        <w:rPr>
          <w:del w:id="74" w:author="LARA LONGHI" w:date="2024-08-29T18:58:00Z" w16du:dateUtc="2024-08-29T16:58:00Z"/>
          <w:rFonts w:ascii="Times New Roman" w:hAnsi="Times New Roman"/>
        </w:rPr>
      </w:pPr>
    </w:p>
    <w:p w14:paraId="1562ECCD" w14:textId="01A866AD" w:rsidR="009637CD" w:rsidRPr="007B31C8" w:rsidDel="003100BF" w:rsidRDefault="00D27D4C">
      <w:pPr>
        <w:rPr>
          <w:del w:id="75" w:author="LARA LONGHI" w:date="2024-08-29T18:58:00Z" w16du:dateUtc="2024-08-29T16:58:00Z"/>
          <w:rFonts w:ascii="Times New Roman" w:hAnsi="Times New Roman"/>
        </w:rPr>
      </w:pPr>
      <w:del w:id="76" w:author="LARA LONGHI" w:date="2024-08-07T10:31:00Z" w16du:dateUtc="2024-08-07T08:31:00Z">
        <w:r w:rsidDel="00D27D4C">
          <w:rPr>
            <w:rFonts w:ascii="Times New Roman" w:hAnsi="Times New Roman"/>
            <w:noProof/>
          </w:rPr>
          <mc:AlternateContent>
            <mc:Choice Requires="wps">
              <w:drawing>
                <wp:anchor distT="0" distB="0" distL="114300" distR="114300" simplePos="0" relativeHeight="251658242" behindDoc="0" locked="0" layoutInCell="1" allowOverlap="1" wp14:anchorId="42533091" wp14:editId="38F79F17">
                  <wp:simplePos x="0" y="0"/>
                  <wp:positionH relativeFrom="column">
                    <wp:posOffset>-292735</wp:posOffset>
                  </wp:positionH>
                  <wp:positionV relativeFrom="paragraph">
                    <wp:posOffset>125095</wp:posOffset>
                  </wp:positionV>
                  <wp:extent cx="5715000" cy="533400"/>
                  <wp:effectExtent l="0" t="0" r="0" b="0"/>
                  <wp:wrapNone/>
                  <wp:docPr id="1332013051"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AEFE0" id="Rettangolo 6" o:spid="_x0000_s1026" alt="&quot;&quot;" style="position:absolute;margin-left:-23.05pt;margin-top:9.85pt;width:450pt;height:4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" fillcolor="white [3212]" stroked="f" strokeweight="1pt"/>
              </w:pict>
            </mc:Fallback>
          </mc:AlternateContent>
        </w:r>
      </w:del>
    </w:p>
    <w:p w14:paraId="02712F9C" w14:textId="77777777" w:rsidR="003100BF" w:rsidRDefault="003100BF" w:rsidP="003100BF">
      <w:pPr>
        <w:rPr>
          <w:ins w:id="77" w:author="LARA LONGHI" w:date="2024-08-29T18:56:00Z" w16du:dateUtc="2024-08-29T16:56:00Z"/>
        </w:rPr>
      </w:pPr>
      <w:ins w:id="78" w:author="LARA LONGHI" w:date="2024-08-29T18:56:00Z" w16du:dateUtc="2024-08-29T16:56:00Z">
        <w:r w:rsidRPr="00C6598B">
          <w:rPr>
            <w:noProof/>
            <w:lang w:eastAsia="it-IT"/>
          </w:rPr>
          <w:drawing>
            <wp:inline distT="0" distB="0" distL="0" distR="0" wp14:anchorId="4C2DEF89" wp14:editId="194B2D45">
              <wp:extent cx="3162300" cy="1352550"/>
              <wp:effectExtent l="0" t="0" r="0" b="0"/>
              <wp:docPr id="5087038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2300" cy="1352550"/>
                      </a:xfrm>
                      <a:prstGeom prst="rect">
                        <a:avLst/>
                      </a:prstGeom>
                      <a:noFill/>
                      <a:ln>
                        <a:noFill/>
                      </a:ln>
                    </pic:spPr>
                  </pic:pic>
                </a:graphicData>
              </a:graphic>
            </wp:inline>
          </w:drawing>
        </w:r>
      </w:ins>
    </w:p>
    <w:p w14:paraId="4B3C2CD8" w14:textId="77777777" w:rsidR="003100BF" w:rsidRDefault="003100BF" w:rsidP="003100BF">
      <w:pPr>
        <w:rPr>
          <w:ins w:id="79" w:author="LARA LONGHI" w:date="2024-08-29T18:56:00Z" w16du:dateUtc="2024-08-29T16:56:00Z"/>
        </w:rPr>
      </w:pPr>
    </w:p>
    <w:tbl>
      <w:tblPr>
        <w:tblW w:w="0" w:type="auto"/>
        <w:tblInd w:w="1144" w:type="dxa"/>
        <w:tblLook w:val="04A0" w:firstRow="1" w:lastRow="0" w:firstColumn="1" w:lastColumn="0" w:noHBand="0" w:noVBand="1"/>
      </w:tblPr>
      <w:tblGrid>
        <w:gridCol w:w="3926"/>
        <w:gridCol w:w="3402"/>
      </w:tblGrid>
      <w:tr w:rsidR="003100BF" w:rsidRPr="00C82BD5" w14:paraId="575BF70C" w14:textId="77777777" w:rsidTr="009F6DD1">
        <w:trPr>
          <w:trHeight w:val="1247"/>
          <w:ins w:id="80" w:author="LARA LONGHI" w:date="2024-08-29T18:56:00Z" w16du:dateUtc="2024-08-29T16:56:00Z"/>
        </w:trPr>
        <w:tc>
          <w:tcPr>
            <w:tcW w:w="7328" w:type="dxa"/>
            <w:gridSpan w:val="2"/>
            <w:shd w:val="clear" w:color="auto" w:fill="auto"/>
            <w:vAlign w:val="center"/>
          </w:tcPr>
          <w:p w14:paraId="5E9124A6" w14:textId="77777777" w:rsidR="003100BF" w:rsidRDefault="003100BF" w:rsidP="009F6DD1">
            <w:pPr>
              <w:spacing w:after="0" w:line="240" w:lineRule="auto"/>
              <w:rPr>
                <w:ins w:id="81" w:author="LARA LONGHI" w:date="2024-08-29T18:56:00Z" w16du:dateUtc="2024-08-29T16:56:00Z"/>
                <w:rFonts w:ascii="Times" w:hAnsi="Times" w:cs="Rubik"/>
                <w:sz w:val="28"/>
                <w:szCs w:val="28"/>
              </w:rPr>
            </w:pPr>
            <w:ins w:id="82" w:author="LARA LONGHI" w:date="2024-08-29T18:56:00Z" w16du:dateUtc="2024-08-29T16:56:00Z">
              <w:r w:rsidRPr="00C82BD5">
                <w:rPr>
                  <w:rFonts w:ascii="Times" w:hAnsi="Times" w:cs="Rubik"/>
                  <w:sz w:val="28"/>
                  <w:szCs w:val="28"/>
                </w:rPr>
                <w:t xml:space="preserve">Dipartimento di </w:t>
              </w:r>
            </w:ins>
          </w:p>
          <w:p w14:paraId="0137DE68" w14:textId="6D6A7949" w:rsidR="003100BF" w:rsidRPr="00C82BD5" w:rsidRDefault="003100BF" w:rsidP="009F6DD1">
            <w:pPr>
              <w:spacing w:after="0" w:line="240" w:lineRule="auto"/>
              <w:rPr>
                <w:ins w:id="83" w:author="LARA LONGHI" w:date="2024-08-29T18:56:00Z" w16du:dateUtc="2024-08-29T16:56:00Z"/>
                <w:rFonts w:ascii="Times" w:hAnsi="Times" w:cs="Rubik"/>
                <w:sz w:val="28"/>
                <w:szCs w:val="28"/>
              </w:rPr>
            </w:pPr>
            <w:ins w:id="84" w:author="LARA LONGHI" w:date="2024-08-29T18:57:00Z" w16du:dateUtc="2024-08-29T16:57:00Z">
              <w:r>
                <w:fldChar w:fldCharType="begin"/>
              </w:r>
              <w:r>
                <w:instrText>HYPERLINK "https://digip.unibg.it/it" \o "Vai al sito del dipartimento"</w:instrText>
              </w:r>
              <w:r>
                <w:fldChar w:fldCharType="separate"/>
              </w:r>
              <w:r w:rsidRPr="00052F01">
                <w:rPr>
                  <w:rFonts w:ascii="Times New Roman" w:hAnsi="Times New Roman"/>
                  <w:sz w:val="28"/>
                  <w:szCs w:val="28"/>
                </w:rPr>
                <w:t>Ingegneria Gestionale, dell'Informazione e della Produzione</w:t>
              </w:r>
              <w:r>
                <w:rPr>
                  <w:rFonts w:ascii="Times New Roman" w:hAnsi="Times New Roman"/>
                  <w:sz w:val="28"/>
                  <w:szCs w:val="28"/>
                </w:rPr>
                <w:fldChar w:fldCharType="end"/>
              </w:r>
            </w:ins>
          </w:p>
        </w:tc>
      </w:tr>
      <w:tr w:rsidR="003100BF" w:rsidRPr="00C82BD5" w14:paraId="0202D958" w14:textId="77777777" w:rsidTr="009F6DD1">
        <w:trPr>
          <w:trHeight w:val="1247"/>
          <w:ins w:id="85" w:author="LARA LONGHI" w:date="2024-08-29T18:56:00Z" w16du:dateUtc="2024-08-29T16:56:00Z"/>
        </w:trPr>
        <w:tc>
          <w:tcPr>
            <w:tcW w:w="7328" w:type="dxa"/>
            <w:gridSpan w:val="2"/>
            <w:shd w:val="clear" w:color="auto" w:fill="auto"/>
            <w:vAlign w:val="bottom"/>
          </w:tcPr>
          <w:p w14:paraId="7E217B32" w14:textId="77777777" w:rsidR="003100BF" w:rsidRPr="00C82BD5" w:rsidRDefault="003100BF" w:rsidP="009F6DD1">
            <w:pPr>
              <w:spacing w:after="0" w:line="240" w:lineRule="auto"/>
              <w:rPr>
                <w:ins w:id="86" w:author="LARA LONGHI" w:date="2024-08-29T18:56:00Z" w16du:dateUtc="2024-08-29T16:56:00Z"/>
                <w:rFonts w:ascii="Times" w:hAnsi="Times" w:cs="Rubik"/>
                <w:sz w:val="28"/>
                <w:szCs w:val="28"/>
              </w:rPr>
            </w:pPr>
          </w:p>
          <w:p w14:paraId="658031C9" w14:textId="46CB9DF0" w:rsidR="003100BF" w:rsidRPr="00C82BD5" w:rsidRDefault="003100BF" w:rsidP="009F6DD1">
            <w:pPr>
              <w:spacing w:after="0" w:line="240" w:lineRule="auto"/>
              <w:rPr>
                <w:ins w:id="87" w:author="LARA LONGHI" w:date="2024-08-29T18:56:00Z" w16du:dateUtc="2024-08-29T16:56:00Z"/>
                <w:rFonts w:ascii="Times" w:hAnsi="Times" w:cs="Rubik"/>
                <w:sz w:val="28"/>
                <w:szCs w:val="28"/>
              </w:rPr>
            </w:pPr>
            <w:ins w:id="88" w:author="LARA LONGHI" w:date="2024-08-29T18:56:00Z" w16du:dateUtc="2024-08-29T16:56:00Z">
              <w:r w:rsidRPr="00C82BD5">
                <w:rPr>
                  <w:rFonts w:ascii="Times" w:hAnsi="Times" w:cs="Rubik"/>
                  <w:sz w:val="28"/>
                  <w:szCs w:val="28"/>
                </w:rPr>
                <w:t xml:space="preserve">Corso di laurea in </w:t>
              </w:r>
              <w:r w:rsidRPr="00C82BD5">
                <w:rPr>
                  <w:rFonts w:ascii="Times" w:hAnsi="Times" w:cs="Rubik"/>
                  <w:sz w:val="28"/>
                  <w:szCs w:val="28"/>
                </w:rPr>
                <w:br/>
              </w:r>
            </w:ins>
            <w:ins w:id="89" w:author="LARA LONGHI" w:date="2024-08-29T18:58:00Z" w16du:dateUtc="2024-08-29T16:58:00Z">
              <w:r>
                <w:rPr>
                  <w:rFonts w:ascii="Times New Roman" w:hAnsi="Times New Roman"/>
                  <w:sz w:val="28"/>
                  <w:szCs w:val="28"/>
                </w:rPr>
                <w:t>Ingegneria Informatica</w:t>
              </w:r>
            </w:ins>
          </w:p>
        </w:tc>
      </w:tr>
      <w:tr w:rsidR="003100BF" w:rsidRPr="00C82BD5" w14:paraId="48A4849E" w14:textId="77777777" w:rsidTr="009F6DD1">
        <w:trPr>
          <w:trHeight w:val="1247"/>
          <w:ins w:id="90" w:author="LARA LONGHI" w:date="2024-08-29T18:56:00Z" w16du:dateUtc="2024-08-29T16:56:00Z"/>
        </w:trPr>
        <w:tc>
          <w:tcPr>
            <w:tcW w:w="7328" w:type="dxa"/>
            <w:gridSpan w:val="2"/>
            <w:shd w:val="clear" w:color="auto" w:fill="auto"/>
          </w:tcPr>
          <w:p w14:paraId="4258B8F8" w14:textId="77777777" w:rsidR="003100BF" w:rsidRPr="00C82BD5" w:rsidRDefault="003100BF" w:rsidP="009F6DD1">
            <w:pPr>
              <w:spacing w:after="0" w:line="240" w:lineRule="auto"/>
              <w:rPr>
                <w:ins w:id="91" w:author="LARA LONGHI" w:date="2024-08-29T18:56:00Z" w16du:dateUtc="2024-08-29T16:56:00Z"/>
                <w:rFonts w:ascii="Times" w:hAnsi="Times" w:cs="Rubik"/>
                <w:sz w:val="28"/>
                <w:szCs w:val="28"/>
              </w:rPr>
            </w:pPr>
          </w:p>
          <w:p w14:paraId="60BCDE2E" w14:textId="58CF0D84" w:rsidR="003100BF" w:rsidRPr="00C82BD5" w:rsidRDefault="003100BF" w:rsidP="009F6DD1">
            <w:pPr>
              <w:spacing w:after="0" w:line="240" w:lineRule="auto"/>
              <w:rPr>
                <w:ins w:id="92" w:author="LARA LONGHI" w:date="2024-08-29T18:56:00Z" w16du:dateUtc="2024-08-29T16:56:00Z"/>
                <w:rFonts w:ascii="Times" w:hAnsi="Times" w:cs="Rubik"/>
                <w:sz w:val="28"/>
                <w:szCs w:val="28"/>
              </w:rPr>
            </w:pPr>
            <w:ins w:id="93" w:author="LARA LONGHI" w:date="2024-08-29T18:56:00Z" w16du:dateUtc="2024-08-29T16:56:00Z">
              <w:r w:rsidRPr="00C82BD5">
                <w:rPr>
                  <w:rFonts w:ascii="Times" w:hAnsi="Times" w:cs="Rubik"/>
                  <w:sz w:val="28"/>
                  <w:szCs w:val="28"/>
                </w:rPr>
                <w:t xml:space="preserve">Classe n. </w:t>
              </w:r>
              <w:r>
                <w:rPr>
                  <w:rFonts w:ascii="Times" w:hAnsi="Times" w:cs="Rubik"/>
                  <w:sz w:val="28"/>
                  <w:szCs w:val="28"/>
                </w:rPr>
                <w:t>L-</w:t>
              </w:r>
              <w:r>
                <w:rPr>
                  <w:rFonts w:ascii="Times" w:hAnsi="Times" w:cs="Rubik"/>
                  <w:sz w:val="28"/>
                  <w:szCs w:val="28"/>
                </w:rPr>
                <w:t>8</w:t>
              </w:r>
            </w:ins>
          </w:p>
        </w:tc>
      </w:tr>
      <w:tr w:rsidR="003100BF" w:rsidRPr="00C82BD5" w14:paraId="2FBE7124" w14:textId="77777777" w:rsidTr="009F6DD1">
        <w:trPr>
          <w:trHeight w:val="1247"/>
          <w:ins w:id="94" w:author="LARA LONGHI" w:date="2024-08-29T18:56:00Z" w16du:dateUtc="2024-08-29T16:56:00Z"/>
        </w:trPr>
        <w:tc>
          <w:tcPr>
            <w:tcW w:w="7328" w:type="dxa"/>
            <w:gridSpan w:val="2"/>
            <w:shd w:val="clear" w:color="auto" w:fill="auto"/>
            <w:vAlign w:val="center"/>
          </w:tcPr>
          <w:p w14:paraId="6A808F8A" w14:textId="77777777" w:rsidR="003100BF" w:rsidRPr="00C82BD5" w:rsidRDefault="003100BF" w:rsidP="009F6DD1">
            <w:pPr>
              <w:spacing w:after="0" w:line="240" w:lineRule="auto"/>
              <w:rPr>
                <w:ins w:id="95" w:author="LARA LONGHI" w:date="2024-08-29T18:56:00Z" w16du:dateUtc="2024-08-29T16:56:00Z"/>
                <w:rFonts w:ascii="Times" w:hAnsi="Times" w:cs="Rubik"/>
                <w:sz w:val="40"/>
                <w:szCs w:val="40"/>
              </w:rPr>
            </w:pPr>
          </w:p>
          <w:p w14:paraId="610FA1C8" w14:textId="16428B68" w:rsidR="003100BF" w:rsidRPr="00C82BD5" w:rsidRDefault="003100BF" w:rsidP="009F6DD1">
            <w:pPr>
              <w:spacing w:after="0" w:line="240" w:lineRule="auto"/>
              <w:rPr>
                <w:ins w:id="96" w:author="LARA LONGHI" w:date="2024-08-29T18:56:00Z" w16du:dateUtc="2024-08-29T16:56:00Z"/>
                <w:rFonts w:ascii="Times" w:hAnsi="Times" w:cs="Rubik"/>
                <w:sz w:val="40"/>
                <w:szCs w:val="40"/>
              </w:rPr>
            </w:pPr>
            <w:ins w:id="97" w:author="LARA LONGHI" w:date="2024-08-29T18:57:00Z" w16du:dateUtc="2024-08-29T16:57:00Z">
              <w:r w:rsidRPr="00052F01">
                <w:rPr>
                  <w:rFonts w:ascii="Times New Roman" w:hAnsi="Times New Roman"/>
                  <w:sz w:val="40"/>
                  <w:szCs w:val="40"/>
                </w:rPr>
                <w:t>Sviluppo di un'applicazione mobile per la gestione dell'ansia utilizzando Flutter</w:t>
              </w:r>
            </w:ins>
          </w:p>
        </w:tc>
      </w:tr>
      <w:tr w:rsidR="003100BF" w:rsidRPr="00C82BD5" w14:paraId="159A2A93" w14:textId="77777777" w:rsidTr="009F6DD1">
        <w:trPr>
          <w:trHeight w:val="624"/>
          <w:ins w:id="98" w:author="LARA LONGHI" w:date="2024-08-29T18:56:00Z" w16du:dateUtc="2024-08-29T16:56:00Z"/>
        </w:trPr>
        <w:tc>
          <w:tcPr>
            <w:tcW w:w="3926" w:type="dxa"/>
            <w:shd w:val="clear" w:color="auto" w:fill="auto"/>
            <w:vAlign w:val="center"/>
          </w:tcPr>
          <w:p w14:paraId="380732BE" w14:textId="77777777" w:rsidR="003100BF" w:rsidRDefault="003100BF" w:rsidP="009F6DD1">
            <w:pPr>
              <w:spacing w:before="480" w:after="0" w:line="240" w:lineRule="auto"/>
              <w:rPr>
                <w:ins w:id="99" w:author="LARA LONGHI" w:date="2024-08-29T18:56:00Z" w16du:dateUtc="2024-08-29T16:56:00Z"/>
                <w:rFonts w:ascii="Times" w:hAnsi="Times" w:cs="Rubik"/>
                <w:sz w:val="28"/>
                <w:szCs w:val="28"/>
              </w:rPr>
            </w:pPr>
          </w:p>
          <w:p w14:paraId="07327380" w14:textId="25891E21" w:rsidR="003100BF" w:rsidRPr="00C82BD5" w:rsidRDefault="003100BF" w:rsidP="009F6DD1">
            <w:pPr>
              <w:spacing w:before="480" w:after="0" w:line="240" w:lineRule="auto"/>
              <w:rPr>
                <w:ins w:id="100" w:author="LARA LONGHI" w:date="2024-08-29T18:56:00Z" w16du:dateUtc="2024-08-29T16:56:00Z"/>
                <w:rFonts w:ascii="Times" w:hAnsi="Times" w:cs="Rubik"/>
                <w:sz w:val="28"/>
                <w:szCs w:val="28"/>
              </w:rPr>
            </w:pPr>
            <w:ins w:id="101" w:author="LARA LONGHI" w:date="2024-08-29T18:56:00Z" w16du:dateUtc="2024-08-29T16:56:00Z">
              <w:r w:rsidRPr="00C82BD5">
                <w:rPr>
                  <w:rFonts w:ascii="Times" w:hAnsi="Times" w:cs="Rubik"/>
                  <w:sz w:val="24"/>
                  <w:szCs w:val="24"/>
                </w:rPr>
                <w:t>Candidato:</w:t>
              </w:r>
              <w:r w:rsidRPr="00C82BD5">
                <w:rPr>
                  <w:rFonts w:ascii="Times" w:hAnsi="Times" w:cs="Rubik"/>
                  <w:sz w:val="28"/>
                  <w:szCs w:val="28"/>
                </w:rPr>
                <w:br/>
              </w:r>
            </w:ins>
            <w:ins w:id="102" w:author="LARA LONGHI" w:date="2024-08-29T18:57:00Z" w16du:dateUtc="2024-08-29T16:57:00Z">
              <w:r>
                <w:rPr>
                  <w:rFonts w:ascii="Times" w:hAnsi="Times" w:cs="Rubik"/>
                  <w:i/>
                  <w:sz w:val="28"/>
                  <w:szCs w:val="28"/>
                </w:rPr>
                <w:t>Lara Longhi</w:t>
              </w:r>
            </w:ins>
          </w:p>
        </w:tc>
        <w:tc>
          <w:tcPr>
            <w:tcW w:w="3402" w:type="dxa"/>
            <w:shd w:val="clear" w:color="auto" w:fill="auto"/>
            <w:vAlign w:val="center"/>
          </w:tcPr>
          <w:p w14:paraId="3585AC20" w14:textId="77777777" w:rsidR="003100BF" w:rsidRPr="00C82BD5" w:rsidRDefault="003100BF" w:rsidP="009F6DD1">
            <w:pPr>
              <w:spacing w:before="480" w:after="0" w:line="240" w:lineRule="auto"/>
              <w:rPr>
                <w:ins w:id="103" w:author="LARA LONGHI" w:date="2024-08-29T18:56:00Z" w16du:dateUtc="2024-08-29T16:56:00Z"/>
                <w:rFonts w:ascii="Times" w:hAnsi="Times" w:cs="Rubik"/>
                <w:sz w:val="28"/>
                <w:szCs w:val="28"/>
              </w:rPr>
            </w:pPr>
          </w:p>
          <w:p w14:paraId="64290B0F" w14:textId="28FA7DE3" w:rsidR="003100BF" w:rsidRPr="00C82BD5" w:rsidRDefault="003100BF" w:rsidP="009F6DD1">
            <w:pPr>
              <w:spacing w:before="480" w:after="0" w:line="240" w:lineRule="auto"/>
              <w:rPr>
                <w:ins w:id="104" w:author="LARA LONGHI" w:date="2024-08-29T18:56:00Z" w16du:dateUtc="2024-08-29T16:56:00Z"/>
                <w:rFonts w:ascii="Times" w:hAnsi="Times" w:cs="Rubik"/>
                <w:sz w:val="28"/>
                <w:szCs w:val="28"/>
              </w:rPr>
            </w:pPr>
            <w:ins w:id="105" w:author="LARA LONGHI" w:date="2024-08-29T18:56:00Z" w16du:dateUtc="2024-08-29T16:56:00Z">
              <w:r w:rsidRPr="00C82BD5">
                <w:rPr>
                  <w:rFonts w:ascii="Times" w:hAnsi="Times" w:cs="Rubik"/>
                  <w:sz w:val="24"/>
                  <w:szCs w:val="24"/>
                </w:rPr>
                <w:t>Relatore:</w:t>
              </w:r>
              <w:r w:rsidRPr="00C82BD5">
                <w:rPr>
                  <w:rFonts w:ascii="Times" w:hAnsi="Times" w:cs="Rubik"/>
                  <w:sz w:val="28"/>
                  <w:szCs w:val="28"/>
                </w:rPr>
                <w:br/>
              </w:r>
              <w:r>
                <w:rPr>
                  <w:rFonts w:ascii="Times" w:hAnsi="Times" w:cs="Rubik"/>
                  <w:i/>
                  <w:sz w:val="28"/>
                  <w:szCs w:val="28"/>
                </w:rPr>
                <w:t xml:space="preserve">Prof. </w:t>
              </w:r>
            </w:ins>
            <w:ins w:id="106" w:author="LARA LONGHI" w:date="2024-08-29T18:57:00Z" w16du:dateUtc="2024-08-29T16:57:00Z">
              <w:r>
                <w:rPr>
                  <w:rFonts w:ascii="Times" w:hAnsi="Times" w:cs="Rubik"/>
                  <w:i/>
                  <w:sz w:val="28"/>
                  <w:szCs w:val="28"/>
                </w:rPr>
                <w:t>Mauro Pelucchi</w:t>
              </w:r>
            </w:ins>
          </w:p>
        </w:tc>
      </w:tr>
      <w:tr w:rsidR="003100BF" w:rsidRPr="00C82BD5" w14:paraId="32752F26" w14:textId="77777777" w:rsidTr="009F6DD1">
        <w:trPr>
          <w:trHeight w:val="857"/>
          <w:ins w:id="107" w:author="LARA LONGHI" w:date="2024-08-29T18:56:00Z" w16du:dateUtc="2024-08-29T16:56:00Z"/>
        </w:trPr>
        <w:tc>
          <w:tcPr>
            <w:tcW w:w="3926" w:type="dxa"/>
            <w:shd w:val="clear" w:color="auto" w:fill="auto"/>
            <w:vAlign w:val="center"/>
          </w:tcPr>
          <w:p w14:paraId="56600100" w14:textId="56AB5C1C" w:rsidR="003100BF" w:rsidRPr="00847DE8" w:rsidRDefault="003100BF" w:rsidP="009F6DD1">
            <w:pPr>
              <w:spacing w:after="0" w:line="240" w:lineRule="auto"/>
              <w:rPr>
                <w:ins w:id="108" w:author="LARA LONGHI" w:date="2024-08-29T18:56:00Z" w16du:dateUtc="2024-08-29T16:56:00Z"/>
                <w:rFonts w:ascii="Times" w:hAnsi="Times" w:cs="Rubik"/>
                <w:sz w:val="24"/>
                <w:szCs w:val="24"/>
              </w:rPr>
            </w:pPr>
            <w:ins w:id="109" w:author="LARA LONGHI" w:date="2024-08-29T19:00:00Z" w16du:dateUtc="2024-08-29T17:00:00Z">
              <w:r>
                <w:rPr>
                  <w:rFonts w:ascii="Times" w:hAnsi="Times" w:cs="Rubik"/>
                  <w:sz w:val="24"/>
                  <w:szCs w:val="24"/>
                </w:rPr>
                <w:br/>
              </w:r>
            </w:ins>
            <w:ins w:id="110" w:author="LARA LONGHI" w:date="2024-08-29T18:56:00Z" w16du:dateUtc="2024-08-29T16:56:00Z">
              <w:r w:rsidRPr="00847DE8">
                <w:rPr>
                  <w:rFonts w:ascii="Times" w:hAnsi="Times" w:cs="Rubik"/>
                  <w:sz w:val="24"/>
                  <w:szCs w:val="24"/>
                </w:rPr>
                <w:t>Matricola n.</w:t>
              </w:r>
              <w:r>
                <w:rPr>
                  <w:rFonts w:ascii="Times" w:hAnsi="Times" w:cs="Rubik"/>
                  <w:sz w:val="24"/>
                  <w:szCs w:val="24"/>
                </w:rPr>
                <w:t xml:space="preserve"> </w:t>
              </w:r>
            </w:ins>
            <w:ins w:id="111" w:author="LARA LONGHI" w:date="2024-08-29T19:00:00Z" w16du:dateUtc="2024-08-29T17:00:00Z">
              <w:r>
                <w:rPr>
                  <w:rFonts w:ascii="Times" w:hAnsi="Times" w:cs="Rubik"/>
                  <w:sz w:val="24"/>
                  <w:szCs w:val="24"/>
                </w:rPr>
                <w:br/>
              </w:r>
            </w:ins>
            <w:ins w:id="112" w:author="LARA LONGHI" w:date="2024-08-29T18:57:00Z" w16du:dateUtc="2024-08-29T16:57:00Z">
              <w:r>
                <w:rPr>
                  <w:rFonts w:ascii="Times" w:hAnsi="Times" w:cs="Rubik"/>
                  <w:sz w:val="24"/>
                  <w:szCs w:val="24"/>
                </w:rPr>
                <w:t>1079261</w:t>
              </w:r>
            </w:ins>
          </w:p>
          <w:p w14:paraId="3C132E4C" w14:textId="77777777" w:rsidR="003100BF" w:rsidRPr="00847DE8" w:rsidRDefault="003100BF" w:rsidP="009F6DD1">
            <w:pPr>
              <w:spacing w:after="0" w:line="240" w:lineRule="auto"/>
              <w:rPr>
                <w:ins w:id="113" w:author="LARA LONGHI" w:date="2024-08-29T18:56:00Z" w16du:dateUtc="2024-08-29T16:56:00Z"/>
                <w:rFonts w:ascii="Times" w:hAnsi="Times" w:cs="Rubik"/>
                <w:sz w:val="28"/>
                <w:szCs w:val="28"/>
              </w:rPr>
            </w:pPr>
          </w:p>
        </w:tc>
        <w:tc>
          <w:tcPr>
            <w:tcW w:w="3402" w:type="dxa"/>
            <w:shd w:val="clear" w:color="auto" w:fill="auto"/>
            <w:vAlign w:val="center"/>
          </w:tcPr>
          <w:p w14:paraId="46E3F685" w14:textId="77777777" w:rsidR="003100BF" w:rsidRPr="00C82BD5" w:rsidRDefault="003100BF" w:rsidP="009F6DD1">
            <w:pPr>
              <w:spacing w:after="0" w:line="240" w:lineRule="auto"/>
              <w:rPr>
                <w:ins w:id="114" w:author="LARA LONGHI" w:date="2024-08-29T18:56:00Z" w16du:dateUtc="2024-08-29T16:56:00Z"/>
                <w:rFonts w:ascii="Times" w:hAnsi="Times" w:cs="Rubik"/>
                <w:i/>
                <w:sz w:val="28"/>
                <w:szCs w:val="28"/>
              </w:rPr>
            </w:pPr>
          </w:p>
        </w:tc>
      </w:tr>
      <w:tr w:rsidR="003100BF" w:rsidRPr="00C82BD5" w14:paraId="3703D2B7" w14:textId="77777777" w:rsidTr="009F6DD1">
        <w:trPr>
          <w:trHeight w:val="624"/>
          <w:ins w:id="115" w:author="LARA LONGHI" w:date="2024-08-29T18:56:00Z" w16du:dateUtc="2024-08-29T16:56:00Z"/>
        </w:trPr>
        <w:tc>
          <w:tcPr>
            <w:tcW w:w="3926" w:type="dxa"/>
            <w:shd w:val="clear" w:color="auto" w:fill="auto"/>
            <w:vAlign w:val="center"/>
          </w:tcPr>
          <w:p w14:paraId="549E8EAF" w14:textId="77777777" w:rsidR="003100BF" w:rsidRPr="00C82BD5" w:rsidRDefault="003100BF" w:rsidP="009F6DD1">
            <w:pPr>
              <w:spacing w:after="0" w:line="240" w:lineRule="auto"/>
              <w:rPr>
                <w:ins w:id="116" w:author="LARA LONGHI" w:date="2024-08-29T18:56:00Z" w16du:dateUtc="2024-08-29T16:56:00Z"/>
                <w:rFonts w:ascii="Times" w:hAnsi="Times" w:cs="Rubik"/>
                <w:sz w:val="28"/>
                <w:szCs w:val="28"/>
              </w:rPr>
            </w:pPr>
          </w:p>
        </w:tc>
        <w:tc>
          <w:tcPr>
            <w:tcW w:w="3402" w:type="dxa"/>
            <w:shd w:val="clear" w:color="auto" w:fill="auto"/>
            <w:vAlign w:val="center"/>
          </w:tcPr>
          <w:p w14:paraId="61D4AD28" w14:textId="59716B8C" w:rsidR="003100BF" w:rsidRPr="00C82BD5" w:rsidRDefault="003100BF" w:rsidP="009F6DD1">
            <w:pPr>
              <w:spacing w:after="0" w:line="240" w:lineRule="auto"/>
              <w:rPr>
                <w:ins w:id="117" w:author="LARA LONGHI" w:date="2024-08-29T18:56:00Z" w16du:dateUtc="2024-08-29T16:56:00Z"/>
                <w:rFonts w:ascii="Times" w:hAnsi="Times" w:cs="Rubik"/>
                <w:sz w:val="28"/>
                <w:szCs w:val="28"/>
              </w:rPr>
            </w:pPr>
          </w:p>
        </w:tc>
      </w:tr>
      <w:tr w:rsidR="003100BF" w:rsidRPr="00C82BD5" w14:paraId="2CC654B0" w14:textId="77777777" w:rsidTr="009F6DD1">
        <w:trPr>
          <w:trHeight w:val="624"/>
          <w:ins w:id="118" w:author="LARA LONGHI" w:date="2024-08-29T18:56:00Z" w16du:dateUtc="2024-08-29T16:56:00Z"/>
        </w:trPr>
        <w:tc>
          <w:tcPr>
            <w:tcW w:w="3926" w:type="dxa"/>
            <w:shd w:val="clear" w:color="auto" w:fill="auto"/>
            <w:vAlign w:val="center"/>
          </w:tcPr>
          <w:p w14:paraId="28B781A3" w14:textId="77777777" w:rsidR="003100BF" w:rsidRPr="00C82BD5" w:rsidRDefault="003100BF" w:rsidP="009F6DD1">
            <w:pPr>
              <w:spacing w:after="0" w:line="240" w:lineRule="auto"/>
              <w:rPr>
                <w:ins w:id="119" w:author="LARA LONGHI" w:date="2024-08-29T18:56:00Z" w16du:dateUtc="2024-08-29T16:56:00Z"/>
                <w:rFonts w:ascii="Times" w:hAnsi="Times" w:cs="Rubik"/>
                <w:i/>
                <w:sz w:val="28"/>
                <w:szCs w:val="28"/>
              </w:rPr>
            </w:pPr>
          </w:p>
        </w:tc>
        <w:tc>
          <w:tcPr>
            <w:tcW w:w="3402" w:type="dxa"/>
            <w:shd w:val="clear" w:color="auto" w:fill="auto"/>
            <w:vAlign w:val="center"/>
          </w:tcPr>
          <w:p w14:paraId="22F504D0" w14:textId="77777777" w:rsidR="003100BF" w:rsidRPr="00C82BD5" w:rsidRDefault="003100BF" w:rsidP="009F6DD1">
            <w:pPr>
              <w:spacing w:after="0" w:line="240" w:lineRule="auto"/>
              <w:rPr>
                <w:ins w:id="120" w:author="LARA LONGHI" w:date="2024-08-29T18:56:00Z" w16du:dateUtc="2024-08-29T16:56:00Z"/>
                <w:rFonts w:ascii="Times" w:hAnsi="Times" w:cs="Rubik"/>
                <w:i/>
                <w:sz w:val="28"/>
                <w:szCs w:val="28"/>
              </w:rPr>
            </w:pPr>
          </w:p>
        </w:tc>
      </w:tr>
      <w:tr w:rsidR="003100BF" w:rsidRPr="00C82BD5" w14:paraId="5EA3C79E" w14:textId="77777777" w:rsidTr="009F6DD1">
        <w:trPr>
          <w:trHeight w:val="1247"/>
          <w:ins w:id="121" w:author="LARA LONGHI" w:date="2024-08-29T18:56:00Z" w16du:dateUtc="2024-08-29T16:56:00Z"/>
        </w:trPr>
        <w:tc>
          <w:tcPr>
            <w:tcW w:w="7328" w:type="dxa"/>
            <w:gridSpan w:val="2"/>
            <w:shd w:val="clear" w:color="auto" w:fill="auto"/>
            <w:vAlign w:val="center"/>
          </w:tcPr>
          <w:p w14:paraId="58B98F41" w14:textId="77777777" w:rsidR="003100BF" w:rsidRPr="00C82BD5" w:rsidRDefault="003100BF" w:rsidP="009F6DD1">
            <w:pPr>
              <w:spacing w:after="0" w:line="240" w:lineRule="auto"/>
              <w:rPr>
                <w:ins w:id="122" w:author="LARA LONGHI" w:date="2024-08-29T18:56:00Z" w16du:dateUtc="2024-08-29T16:56:00Z"/>
                <w:rFonts w:ascii="Times" w:hAnsi="Times" w:cs="Rubik"/>
                <w:sz w:val="24"/>
                <w:szCs w:val="24"/>
              </w:rPr>
            </w:pPr>
          </w:p>
          <w:p w14:paraId="61B9A1FA" w14:textId="77777777" w:rsidR="003100BF" w:rsidRPr="00C82BD5" w:rsidRDefault="003100BF" w:rsidP="009F6DD1">
            <w:pPr>
              <w:spacing w:after="0" w:line="240" w:lineRule="auto"/>
              <w:rPr>
                <w:ins w:id="123" w:author="LARA LONGHI" w:date="2024-08-29T18:56:00Z" w16du:dateUtc="2024-08-29T16:56:00Z"/>
                <w:rFonts w:ascii="Times" w:hAnsi="Times" w:cs="Rubik"/>
                <w:sz w:val="24"/>
                <w:szCs w:val="24"/>
              </w:rPr>
            </w:pPr>
            <w:ins w:id="124" w:author="LARA LONGHI" w:date="2024-08-29T18:56:00Z" w16du:dateUtc="2024-08-29T16:56:00Z">
              <w:r w:rsidRPr="00C82BD5">
                <w:rPr>
                  <w:rFonts w:ascii="Times" w:hAnsi="Times" w:cs="Rubik"/>
                  <w:sz w:val="24"/>
                  <w:szCs w:val="24"/>
                </w:rPr>
                <w:t>Anno Accademico</w:t>
              </w:r>
            </w:ins>
          </w:p>
          <w:p w14:paraId="2987ED35" w14:textId="77777777" w:rsidR="003100BF" w:rsidRPr="00C82BD5" w:rsidRDefault="003100BF" w:rsidP="009F6DD1">
            <w:pPr>
              <w:spacing w:after="0" w:line="240" w:lineRule="auto"/>
              <w:rPr>
                <w:ins w:id="125" w:author="LARA LONGHI" w:date="2024-08-29T18:56:00Z" w16du:dateUtc="2024-08-29T16:56:00Z"/>
                <w:rFonts w:ascii="Times" w:hAnsi="Times" w:cs="Rubik"/>
                <w:sz w:val="24"/>
                <w:szCs w:val="24"/>
              </w:rPr>
            </w:pPr>
            <w:ins w:id="126" w:author="LARA LONGHI" w:date="2024-08-29T18:56:00Z" w16du:dateUtc="2024-08-29T16:56:00Z">
              <w:r w:rsidRPr="00C82BD5">
                <w:rPr>
                  <w:rFonts w:ascii="Times" w:hAnsi="Times" w:cs="Rubik"/>
                  <w:sz w:val="24"/>
                  <w:szCs w:val="24"/>
                </w:rPr>
                <w:t>20</w:t>
              </w:r>
              <w:r>
                <w:rPr>
                  <w:rFonts w:ascii="Times" w:hAnsi="Times" w:cs="Rubik"/>
                  <w:sz w:val="24"/>
                  <w:szCs w:val="24"/>
                </w:rPr>
                <w:t>23</w:t>
              </w:r>
              <w:r w:rsidRPr="00C82BD5">
                <w:rPr>
                  <w:rFonts w:ascii="Times" w:hAnsi="Times" w:cs="Rubik"/>
                  <w:sz w:val="24"/>
                  <w:szCs w:val="24"/>
                </w:rPr>
                <w:t>/202</w:t>
              </w:r>
              <w:r>
                <w:rPr>
                  <w:rFonts w:ascii="Times" w:hAnsi="Times" w:cs="Rubik"/>
                  <w:sz w:val="24"/>
                  <w:szCs w:val="24"/>
                </w:rPr>
                <w:t>4</w:t>
              </w:r>
            </w:ins>
          </w:p>
        </w:tc>
      </w:tr>
    </w:tbl>
    <w:p w14:paraId="0F233FC7" w14:textId="77777777" w:rsidR="00DA6F3F" w:rsidRDefault="00DA6F3F">
      <w:pPr>
        <w:pStyle w:val="Titolosommario"/>
      </w:pPr>
    </w:p>
    <w:p w14:paraId="56527DD3" w14:textId="70657DFB" w:rsidR="00DA6F3F" w:rsidRDefault="00E974E4">
      <w:pPr>
        <w:pStyle w:val="Titolosommario"/>
        <w:rPr>
          <w:ins w:id="127" w:author="LARA LONGHI" w:date="2024-08-29T18:58:00Z" w16du:dateUtc="2024-08-29T16:58:00Z"/>
        </w:rPr>
      </w:pPr>
      <w:r>
        <w:rPr>
          <w:noProof/>
        </w:rPr>
        <mc:AlternateContent>
          <mc:Choice Requires="wps">
            <w:drawing>
              <wp:anchor distT="0" distB="0" distL="114300" distR="114300" simplePos="0" relativeHeight="251658240" behindDoc="0" locked="0" layoutInCell="1" allowOverlap="1" wp14:anchorId="47CDE645" wp14:editId="218E705D">
                <wp:simplePos x="0" y="0"/>
                <wp:positionH relativeFrom="column">
                  <wp:posOffset>-34290</wp:posOffset>
                </wp:positionH>
                <wp:positionV relativeFrom="paragraph">
                  <wp:posOffset>7957185</wp:posOffset>
                </wp:positionV>
                <wp:extent cx="201295" cy="180340"/>
                <wp:effectExtent l="7620" t="0" r="635" b="635"/>
                <wp:wrapNone/>
                <wp:docPr id="1982393696" name="Oval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295" cy="18034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AD07C8" id="Oval 2" o:spid="_x0000_s1026" alt="&quot;&quot;" style="position:absolute;margin-left:-2.7pt;margin-top:626.55pt;width:15.85pt;height:1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" stroked="f"/>
            </w:pict>
          </mc:Fallback>
        </mc:AlternateContent>
      </w:r>
      <w:r w:rsidR="00DA6F3F">
        <w:br w:type="page"/>
      </w:r>
      <w:del w:id="128" w:author="LARA LONGHI" w:date="2024-08-07T10:30:00Z" w16du:dateUtc="2024-08-07T08:30:00Z">
        <w:r w:rsidR="00697290" w:rsidDel="00D27D4C">
          <w:rPr>
            <w:rFonts w:ascii="Times New Roman" w:hAnsi="Times New Roman"/>
            <w:noProof/>
          </w:rPr>
          <w:lastRenderedPageBreak/>
          <mc:AlternateContent>
            <mc:Choice Requires="wps">
              <w:drawing>
                <wp:anchor distT="0" distB="0" distL="114300" distR="114300" simplePos="0" relativeHeight="251658243" behindDoc="0" locked="0" layoutInCell="1" allowOverlap="1" wp14:anchorId="36E8087A" wp14:editId="009F0989">
                  <wp:simplePos x="0" y="0"/>
                  <wp:positionH relativeFrom="column">
                    <wp:posOffset>-194310</wp:posOffset>
                  </wp:positionH>
                  <wp:positionV relativeFrom="page">
                    <wp:posOffset>285750</wp:posOffset>
                  </wp:positionV>
                  <wp:extent cx="5715000" cy="533400"/>
                  <wp:effectExtent l="0" t="0" r="0" b="0"/>
                  <wp:wrapNone/>
                  <wp:docPr id="1188023968"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C98F5" id="Rettangolo 6" o:spid="_x0000_s1026" alt="&quot;&quot;" style="position:absolute;margin-left:-15.3pt;margin-top:22.5pt;width:450pt;height:42pt;z-index:25165824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" fillcolor="white [3212]" stroked="f" strokeweight="1pt">
                  <w10:wrap anchory="page"/>
                </v:rect>
              </w:pict>
            </mc:Fallback>
          </mc:AlternateContent>
        </w:r>
      </w:del>
      <w:r w:rsidR="00DA6F3F">
        <w:tab/>
      </w:r>
      <w:r w:rsidR="00DA6F3F">
        <w:tab/>
      </w:r>
    </w:p>
    <w:p w14:paraId="0CEEC02C" w14:textId="77777777" w:rsidR="003100BF" w:rsidRPr="003100BF" w:rsidRDefault="003100BF" w:rsidP="003100BF">
      <w:pPr>
        <w:rPr>
          <w:lang w:eastAsia="it-IT"/>
          <w:rPrChange w:id="129" w:author="LARA LONGHI" w:date="2024-08-29T18:58:00Z" w16du:dateUtc="2024-08-29T16:58:00Z">
            <w:rPr/>
          </w:rPrChange>
        </w:rPr>
        <w:pPrChange w:id="130" w:author="LARA LONGHI" w:date="2024-08-29T18:58:00Z" w16du:dateUtc="2024-08-29T16:58:00Z">
          <w:pPr>
            <w:pStyle w:val="Titolosommario"/>
          </w:pPr>
        </w:pPrChange>
      </w:pPr>
    </w:p>
    <w:p w14:paraId="35B1DAE6" w14:textId="77777777" w:rsidR="00DA6F3F" w:rsidRDefault="00DA6F3F" w:rsidP="00DA6F3F">
      <w:pPr>
        <w:rPr>
          <w:lang w:eastAsia="it-IT"/>
        </w:rPr>
      </w:pPr>
    </w:p>
    <w:p w14:paraId="16E3B1A5" w14:textId="77777777" w:rsidR="00004ABB" w:rsidRDefault="00004ABB" w:rsidP="00DA6F3F">
      <w:pPr>
        <w:rPr>
          <w:lang w:eastAsia="it-IT"/>
        </w:rPr>
      </w:pPr>
    </w:p>
    <w:p w14:paraId="284AC18D" w14:textId="77777777" w:rsidR="00004ABB" w:rsidRDefault="00004ABB" w:rsidP="00DA6F3F">
      <w:pPr>
        <w:rPr>
          <w:lang w:eastAsia="it-IT"/>
        </w:rPr>
      </w:pPr>
    </w:p>
    <w:p w14:paraId="530618ED" w14:textId="77777777" w:rsidR="00004ABB" w:rsidRDefault="00004ABB" w:rsidP="00DA6F3F">
      <w:pPr>
        <w:rPr>
          <w:lang w:eastAsia="it-IT"/>
        </w:rPr>
      </w:pPr>
    </w:p>
    <w:p w14:paraId="03277BD4" w14:textId="3347670F" w:rsidR="00DA6F3F" w:rsidRDefault="00DA6F3F" w:rsidP="00DA6F3F">
      <w:pPr>
        <w:rPr>
          <w:lang w:eastAsia="it-IT"/>
        </w:rPr>
      </w:pPr>
    </w:p>
    <w:p w14:paraId="1CC6386D" w14:textId="77777777" w:rsidR="00DA6F3F" w:rsidRDefault="00DA6F3F" w:rsidP="00DA6F3F">
      <w:pPr>
        <w:rPr>
          <w:lang w:eastAsia="it-IT"/>
        </w:rPr>
      </w:pPr>
    </w:p>
    <w:p w14:paraId="58E4DEFF" w14:textId="77777777" w:rsidR="00004ABB" w:rsidRDefault="00DA6F3F" w:rsidP="00D82E9E">
      <w:pPr>
        <w:jc w:val="right"/>
        <w:rPr>
          <w:rFonts w:ascii="Times New Roman" w:hAnsi="Times New Roman"/>
          <w:i/>
          <w:iCs/>
          <w:sz w:val="24"/>
          <w:szCs w:val="24"/>
          <w:lang w:eastAsia="it-IT"/>
        </w:rPr>
      </w:pP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Pr="00DA6F3F">
        <w:rPr>
          <w:i/>
          <w:iCs/>
          <w:lang w:eastAsia="it-IT"/>
        </w:rPr>
        <w:tab/>
      </w:r>
      <w:r w:rsidR="007F5582" w:rsidRPr="007F5582">
        <w:rPr>
          <w:rFonts w:ascii="Times New Roman" w:hAnsi="Times New Roman"/>
          <w:i/>
          <w:iCs/>
          <w:sz w:val="24"/>
          <w:szCs w:val="24"/>
          <w:lang w:eastAsia="it-IT"/>
        </w:rPr>
        <w:t>A tutti coloro</w:t>
      </w:r>
    </w:p>
    <w:p w14:paraId="75F20002"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che hanno creduto in me</w:t>
      </w:r>
    </w:p>
    <w:p w14:paraId="2B49AF7D" w14:textId="77777777" w:rsidR="00004ABB" w:rsidRDefault="007F5582" w:rsidP="00D82E9E">
      <w:pPr>
        <w:jc w:val="right"/>
        <w:rPr>
          <w:rFonts w:ascii="Times New Roman" w:hAnsi="Times New Roman"/>
          <w:i/>
          <w:iCs/>
          <w:sz w:val="24"/>
          <w:szCs w:val="24"/>
          <w:lang w:eastAsia="it-IT"/>
        </w:rPr>
      </w:pPr>
      <w:r w:rsidRPr="007F5582">
        <w:rPr>
          <w:rFonts w:ascii="Times New Roman" w:hAnsi="Times New Roman"/>
          <w:i/>
          <w:iCs/>
          <w:sz w:val="24"/>
          <w:szCs w:val="24"/>
          <w:lang w:eastAsia="it-IT"/>
        </w:rPr>
        <w:t xml:space="preserve"> quando nemmeno io</w:t>
      </w:r>
    </w:p>
    <w:p w14:paraId="7B6F8137" w14:textId="5FF73F71" w:rsidR="00DA6F3F" w:rsidRPr="00DA6F3F" w:rsidDel="003225B8" w:rsidRDefault="007F5582" w:rsidP="00D82E9E">
      <w:pPr>
        <w:jc w:val="right"/>
        <w:rPr>
          <w:del w:id="131" w:author="LARA LONGHI" w:date="2024-08-07T10:21:00Z" w16du:dateUtc="2024-08-07T08:21:00Z"/>
          <w:rFonts w:ascii="Times New Roman" w:hAnsi="Times New Roman"/>
          <w:i/>
          <w:iCs/>
          <w:sz w:val="24"/>
          <w:szCs w:val="24"/>
          <w:lang w:eastAsia="it-IT"/>
        </w:rPr>
      </w:pPr>
      <w:r w:rsidRPr="007F5582">
        <w:rPr>
          <w:rFonts w:ascii="Times New Roman" w:hAnsi="Times New Roman"/>
          <w:i/>
          <w:iCs/>
          <w:sz w:val="24"/>
          <w:szCs w:val="24"/>
          <w:lang w:eastAsia="it-IT"/>
        </w:rPr>
        <w:t xml:space="preserve"> ci riuscivo</w:t>
      </w:r>
    </w:p>
    <w:p w14:paraId="7FBD2718" w14:textId="0B235250" w:rsidR="009375BD" w:rsidDel="003225B8" w:rsidRDefault="00E72973" w:rsidP="0065694E">
      <w:pPr>
        <w:rPr>
          <w:del w:id="132" w:author="LARA LONGHI" w:date="2024-08-07T10:21:00Z" w16du:dateUtc="2024-08-07T08:21:00Z"/>
          <w:rFonts w:ascii="Times New Roman" w:hAnsi="Times New Roman"/>
          <w:b/>
          <w:bCs/>
          <w:i/>
          <w:iCs/>
          <w:sz w:val="24"/>
          <w:szCs w:val="24"/>
        </w:rPr>
      </w:pPr>
      <w:del w:id="133" w:author="LARA LONGHI" w:date="2024-08-07T10:10:00Z" w16du:dateUtc="2024-08-07T08:10:00Z">
        <w:r w:rsidDel="00FE238C">
          <w:rPr>
            <w:rFonts w:ascii="Times New Roman" w:hAnsi="Times New Roman"/>
            <w:b/>
            <w:bCs/>
            <w:i/>
            <w:iCs/>
            <w:noProof/>
            <w:sz w:val="24"/>
            <w:szCs w:val="24"/>
          </w:rPr>
          <mc:AlternateContent>
            <mc:Choice Requires="wps">
              <w:drawing>
                <wp:anchor distT="0" distB="0" distL="114300" distR="114300" simplePos="0" relativeHeight="251658248" behindDoc="0" locked="0" layoutInCell="1" allowOverlap="1" wp14:anchorId="72D4E630" wp14:editId="651978F6">
                  <wp:simplePos x="0" y="0"/>
                  <wp:positionH relativeFrom="column">
                    <wp:posOffset>5253990</wp:posOffset>
                  </wp:positionH>
                  <wp:positionV relativeFrom="page">
                    <wp:posOffset>9877425</wp:posOffset>
                  </wp:positionV>
                  <wp:extent cx="266700" cy="228600"/>
                  <wp:effectExtent l="0" t="0" r="0" b="0"/>
                  <wp:wrapNone/>
                  <wp:docPr id="2097541267"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BA3CD" id="Rettangolo 7" o:spid="_x0000_s1026" alt="&quot;&quot;" style="position:absolute;margin-left:413.7pt;margin-top:777.75pt;width:21pt;height:18pt;z-index:2516582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" fillcolor="white [3212]" stroked="f" strokeweight="1pt">
                  <w10:wrap anchory="page"/>
                </v:rect>
              </w:pict>
            </mc:Fallback>
          </mc:AlternateContent>
        </w:r>
      </w:del>
      <w:del w:id="134" w:author="LARA LONGHI" w:date="2024-08-07T10:21:00Z" w16du:dateUtc="2024-08-07T08:21:00Z">
        <w:r w:rsidR="00DA6F3F" w:rsidRPr="0065694E" w:rsidDel="003225B8">
          <w:rPr>
            <w:rFonts w:ascii="Times New Roman" w:hAnsi="Times New Roman"/>
            <w:b/>
            <w:bCs/>
            <w:i/>
            <w:iCs/>
            <w:sz w:val="24"/>
            <w:szCs w:val="24"/>
          </w:rPr>
          <w:br w:type="page"/>
        </w:r>
        <w:bookmarkStart w:id="135" w:name="_Toc163838205"/>
      </w:del>
    </w:p>
    <w:p w14:paraId="1691B756" w14:textId="3B06A5E9" w:rsidR="008433CF" w:rsidRPr="0065694E" w:rsidDel="003225B8" w:rsidRDefault="00E72973" w:rsidP="0065694E">
      <w:pPr>
        <w:rPr>
          <w:del w:id="136" w:author="LARA LONGHI" w:date="2024-08-07T10:20:00Z" w16du:dateUtc="2024-08-07T08:20:00Z"/>
          <w:rFonts w:ascii="Times New Roman" w:hAnsi="Times New Roman"/>
          <w:b/>
          <w:bCs/>
          <w:sz w:val="24"/>
          <w:szCs w:val="24"/>
        </w:rPr>
      </w:pPr>
      <w:del w:id="137" w:author="LARA LONGHI" w:date="2024-08-07T10:20:00Z" w16du:dateUtc="2024-08-07T08:20:00Z">
        <w:r w:rsidDel="003225B8">
          <w:rPr>
            <w:rFonts w:ascii="Times New Roman" w:hAnsi="Times New Roman"/>
            <w:b/>
            <w:bCs/>
            <w:i/>
            <w:iCs/>
            <w:noProof/>
            <w:sz w:val="24"/>
            <w:szCs w:val="24"/>
          </w:rPr>
          <mc:AlternateContent>
            <mc:Choice Requires="wps">
              <w:drawing>
                <wp:anchor distT="0" distB="0" distL="114300" distR="114300" simplePos="0" relativeHeight="251658249" behindDoc="0" locked="0" layoutInCell="1" allowOverlap="1" wp14:anchorId="624113C4" wp14:editId="03E0FE4C">
                  <wp:simplePos x="0" y="0"/>
                  <wp:positionH relativeFrom="column">
                    <wp:posOffset>-80010</wp:posOffset>
                  </wp:positionH>
                  <wp:positionV relativeFrom="page">
                    <wp:posOffset>9877425</wp:posOffset>
                  </wp:positionV>
                  <wp:extent cx="266700" cy="228600"/>
                  <wp:effectExtent l="0" t="0" r="0" b="0"/>
                  <wp:wrapNone/>
                  <wp:docPr id="116286816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9047E" id="Rettangolo 7" o:spid="_x0000_s1026" alt="&quot;&quot;" style="position:absolute;margin-left:-6.3pt;margin-top:777.75pt;width:21pt;height:18pt;z-index:251658249;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&#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4" behindDoc="0" locked="0" layoutInCell="1" allowOverlap="1" wp14:anchorId="1EDAAC66" wp14:editId="698858BD">
                  <wp:simplePos x="0" y="0"/>
                  <wp:positionH relativeFrom="column">
                    <wp:posOffset>-165735</wp:posOffset>
                  </wp:positionH>
                  <wp:positionV relativeFrom="page">
                    <wp:posOffset>295275</wp:posOffset>
                  </wp:positionV>
                  <wp:extent cx="5715000" cy="533400"/>
                  <wp:effectExtent l="0" t="0" r="0" b="0"/>
                  <wp:wrapNone/>
                  <wp:docPr id="115560273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8464F" id="Rettangolo 6" o:spid="_x0000_s1026" alt="&quot;&quot;" style="position:absolute;margin-left:-13.05pt;margin-top:23.25pt;width:450pt;height:42pt;z-index:2516582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" fillcolor="white [3212]" stroked="f" strokeweight="1pt">
                  <w10:wrap anchory="page"/>
                </v:rect>
              </w:pict>
            </mc:Fallback>
          </mc:AlternateContent>
        </w:r>
        <w:r w:rsidR="009375BD" w:rsidDel="003225B8">
          <w:rPr>
            <w:rFonts w:ascii="Times New Roman" w:hAnsi="Times New Roman"/>
            <w:b/>
            <w:bCs/>
            <w:i/>
            <w:iCs/>
            <w:sz w:val="24"/>
            <w:szCs w:val="24"/>
          </w:rPr>
          <w:br w:type="page"/>
        </w:r>
        <w:r w:rsidDel="003225B8">
          <w:rPr>
            <w:rFonts w:ascii="Times New Roman" w:hAnsi="Times New Roman"/>
            <w:b/>
            <w:bCs/>
            <w:i/>
            <w:iCs/>
            <w:noProof/>
            <w:sz w:val="24"/>
            <w:szCs w:val="24"/>
          </w:rPr>
          <mc:AlternateContent>
            <mc:Choice Requires="wps">
              <w:drawing>
                <wp:anchor distT="0" distB="0" distL="114300" distR="114300" simplePos="0" relativeHeight="251658250" behindDoc="0" locked="0" layoutInCell="1" allowOverlap="1" wp14:anchorId="270F0A97" wp14:editId="2EC12E2B">
                  <wp:simplePos x="0" y="0"/>
                  <wp:positionH relativeFrom="column">
                    <wp:posOffset>5215890</wp:posOffset>
                  </wp:positionH>
                  <wp:positionV relativeFrom="page">
                    <wp:posOffset>9848850</wp:posOffset>
                  </wp:positionV>
                  <wp:extent cx="266700" cy="228600"/>
                  <wp:effectExtent l="0" t="0" r="0" b="0"/>
                  <wp:wrapNone/>
                  <wp:docPr id="293355788"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21ED2" id="Rettangolo 7" o:spid="_x0000_s1026" alt="&quot;&quot;" style="position:absolute;margin-left:410.7pt;margin-top:775.5pt;width:21pt;height:18pt;z-index:25165825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" fillcolor="white [3212]" stroked="f" strokeweight="1pt">
                  <w10:wrap anchory="page"/>
                </v:rect>
              </w:pict>
            </mc:Fallback>
          </mc:AlternateContent>
        </w:r>
        <w:r w:rsidR="00697290" w:rsidDel="003225B8">
          <w:rPr>
            <w:rFonts w:ascii="Times New Roman" w:hAnsi="Times New Roman"/>
            <w:noProof/>
          </w:rPr>
          <mc:AlternateContent>
            <mc:Choice Requires="wps">
              <w:drawing>
                <wp:anchor distT="0" distB="0" distL="114300" distR="114300" simplePos="0" relativeHeight="251658245" behindDoc="0" locked="0" layoutInCell="1" allowOverlap="1" wp14:anchorId="7111FD61" wp14:editId="70681144">
                  <wp:simplePos x="0" y="0"/>
                  <wp:positionH relativeFrom="column">
                    <wp:posOffset>-3810</wp:posOffset>
                  </wp:positionH>
                  <wp:positionV relativeFrom="page">
                    <wp:posOffset>276225</wp:posOffset>
                  </wp:positionV>
                  <wp:extent cx="5715000" cy="533400"/>
                  <wp:effectExtent l="0" t="0" r="0" b="0"/>
                  <wp:wrapNone/>
                  <wp:docPr id="984082286"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2CAD8" id="Rettangolo 6" o:spid="_x0000_s1026" alt="&quot;&quot;" style="position:absolute;margin-left:-.3pt;margin-top:21.75pt;width:450pt;height:42pt;z-index:251658245;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" fillcolor="white [3212]" stroked="f" strokeweight="1pt">
                  <w10:wrap anchory="page"/>
                </v:rect>
              </w:pict>
            </mc:Fallback>
          </mc:AlternateContent>
        </w:r>
        <w:r w:rsidR="008433CF" w:rsidRPr="0065694E" w:rsidDel="003225B8">
          <w:rPr>
            <w:rFonts w:ascii="Times New Roman" w:hAnsi="Times New Roman"/>
            <w:b/>
            <w:bCs/>
            <w:sz w:val="24"/>
            <w:szCs w:val="24"/>
          </w:rPr>
          <w:delText>Ringraziamenti</w:delText>
        </w:r>
        <w:bookmarkEnd w:id="135"/>
      </w:del>
    </w:p>
    <w:p w14:paraId="381BDF47" w14:textId="33161AF8" w:rsidR="00E84FE8" w:rsidRDefault="00E84FE8">
      <w:pPr>
        <w:jc w:val="right"/>
        <w:sectPr w:rsidR="00E84FE8" w:rsidSect="003555F0">
          <w:headerReference w:type="even" r:id="rId16"/>
          <w:headerReference w:type="default" r:id="rId17"/>
          <w:footerReference w:type="even" r:id="rId18"/>
          <w:footerReference w:type="default" r:id="rId19"/>
          <w:footerReference w:type="first" r:id="rId20"/>
          <w:pgSz w:w="11906" w:h="16838"/>
          <w:pgMar w:top="1701" w:right="1701" w:bottom="1701" w:left="1701" w:header="709" w:footer="709" w:gutter="0"/>
          <w:cols w:space="708"/>
          <w:titlePg/>
          <w:docGrid w:linePitch="360"/>
        </w:sectPr>
        <w:pPrChange w:id="143" w:author="LARA LONGHI" w:date="2024-08-07T10:21:00Z" w16du:dateUtc="2024-08-07T08:21:00Z">
          <w:pPr>
            <w:pStyle w:val="Titolo"/>
            <w:spacing w:after="240"/>
            <w:jc w:val="left"/>
            <w:outlineLvl w:val="0"/>
          </w:pPr>
        </w:pPrChange>
      </w:pPr>
    </w:p>
    <w:p w14:paraId="434A000B" w14:textId="0E092DD0" w:rsidR="008716E0" w:rsidRDefault="00E72973" w:rsidP="00615999">
      <w:pPr>
        <w:pStyle w:val="Titolo"/>
        <w:spacing w:after="240"/>
        <w:jc w:val="left"/>
        <w:outlineLvl w:val="0"/>
        <w:rPr>
          <w:sz w:val="24"/>
        </w:rPr>
        <w:sectPr w:rsidR="008716E0" w:rsidSect="008716E0">
          <w:headerReference w:type="even" r:id="rId21"/>
          <w:footerReference w:type="even" r:id="rId22"/>
          <w:pgSz w:w="11906" w:h="16838" w:code="9"/>
          <w:pgMar w:top="1701" w:right="1701" w:bottom="1701" w:left="1701" w:header="709" w:footer="709" w:gutter="0"/>
          <w:cols w:space="708"/>
          <w:docGrid w:linePitch="360"/>
        </w:sectPr>
      </w:pPr>
      <w:del w:id="146" w:author="LARA LONGHI" w:date="2024-08-07T10:29:00Z" w16du:dateUtc="2024-08-07T08:29:00Z">
        <w:r w:rsidDel="00281D6B">
          <w:rPr>
            <w:b/>
            <w:bCs/>
            <w:i/>
            <w:iCs/>
            <w:noProof/>
            <w:sz w:val="24"/>
          </w:rPr>
          <w:lastRenderedPageBreak/>
          <mc:AlternateContent>
            <mc:Choice Requires="wps">
              <w:drawing>
                <wp:anchor distT="0" distB="0" distL="114300" distR="114300" simplePos="0" relativeHeight="251658251" behindDoc="0" locked="0" layoutInCell="1" allowOverlap="1" wp14:anchorId="65DD7AD6" wp14:editId="5CF2AB44">
                  <wp:simplePos x="0" y="0"/>
                  <wp:positionH relativeFrom="column">
                    <wp:posOffset>-137160</wp:posOffset>
                  </wp:positionH>
                  <wp:positionV relativeFrom="page">
                    <wp:posOffset>9848850</wp:posOffset>
                  </wp:positionV>
                  <wp:extent cx="266700" cy="228600"/>
                  <wp:effectExtent l="0" t="0" r="0" b="0"/>
                  <wp:wrapNone/>
                  <wp:docPr id="436355894"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5C97B" id="Rettangolo 7" o:spid="_x0000_s1026" alt="&quot;&quot;" style="position:absolute;margin-left:-10.8pt;margin-top:775.5pt;width:21pt;height:18pt;z-index:251658251;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" fillcolor="white [3212]" stroked="f" strokeweight="1pt">
                  <w10:wrap anchory="page"/>
                </v:rect>
              </w:pict>
            </mc:Fallback>
          </mc:AlternateContent>
        </w:r>
        <w:r w:rsidR="00697290" w:rsidDel="00281D6B">
          <w:rPr>
            <w:noProof/>
          </w:rPr>
          <mc:AlternateContent>
            <mc:Choice Requires="wps">
              <w:drawing>
                <wp:anchor distT="0" distB="0" distL="114300" distR="114300" simplePos="0" relativeHeight="251658246" behindDoc="0" locked="0" layoutInCell="1" allowOverlap="1" wp14:anchorId="19A1AD26" wp14:editId="112F4F58">
                  <wp:simplePos x="0" y="0"/>
                  <wp:positionH relativeFrom="column">
                    <wp:posOffset>-184785</wp:posOffset>
                  </wp:positionH>
                  <wp:positionV relativeFrom="page">
                    <wp:posOffset>276225</wp:posOffset>
                  </wp:positionV>
                  <wp:extent cx="5715000" cy="533400"/>
                  <wp:effectExtent l="0" t="0" r="0" b="0"/>
                  <wp:wrapNone/>
                  <wp:docPr id="602719063"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77C48" id="Rettangolo 6" o:spid="_x0000_s1026" alt="&quot;&quot;" style="position:absolute;margin-left:-14.55pt;margin-top:21.75pt;width:450pt;height:42pt;z-index:25165824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" fillcolor="white [3212]" stroked="f" strokeweight="1pt">
                  <w10:wrap anchory="page"/>
                </v:rect>
              </w:pict>
            </mc:Fallback>
          </mc:AlternateContent>
        </w:r>
        <w:r w:rsidR="009375BD" w:rsidDel="00281D6B">
          <w:rPr>
            <w:sz w:val="24"/>
          </w:rPr>
          <w:br w:type="page"/>
        </w:r>
      </w:del>
    </w:p>
    <w:p w14:paraId="615EA34B" w14:textId="77777777" w:rsidR="00B156FB" w:rsidRDefault="00697290" w:rsidP="007531C4">
      <w:pPr>
        <w:pStyle w:val="Titolo"/>
        <w:spacing w:after="240"/>
        <w:jc w:val="left"/>
        <w:outlineLvl w:val="0"/>
        <w:rPr>
          <w:noProof/>
        </w:rPr>
      </w:pPr>
      <w:del w:id="147" w:author="LARA LONGHI" w:date="2024-08-07T10:30:00Z" w16du:dateUtc="2024-08-07T08:30:00Z">
        <w:r w:rsidDel="00D27D4C">
          <w:rPr>
            <w:noProof/>
          </w:rPr>
          <w:lastRenderedPageBreak/>
          <mc:AlternateContent>
            <mc:Choice Requires="wps">
              <w:drawing>
                <wp:anchor distT="0" distB="0" distL="114300" distR="114300" simplePos="0" relativeHeight="251658247" behindDoc="0" locked="0" layoutInCell="1" allowOverlap="1" wp14:anchorId="4F9AB0AF" wp14:editId="2115E783">
                  <wp:simplePos x="0" y="0"/>
                  <wp:positionH relativeFrom="column">
                    <wp:posOffset>-123825</wp:posOffset>
                  </wp:positionH>
                  <wp:positionV relativeFrom="paragraph">
                    <wp:posOffset>-752475</wp:posOffset>
                  </wp:positionV>
                  <wp:extent cx="5715000" cy="533400"/>
                  <wp:effectExtent l="0" t="0" r="0" b="0"/>
                  <wp:wrapNone/>
                  <wp:docPr id="1254199819" name="Rettangol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15000" cy="5334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21DDB" id="Rettangolo 6" o:spid="_x0000_s1026" alt="&quot;&quot;" style="position:absolute;margin-left:-9.75pt;margin-top:-59.25pt;width:450pt;height:42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" fillcolor="white [3212]" stroked="f" strokeweight="1pt"/>
              </w:pict>
            </mc:Fallback>
          </mc:AlternateContent>
        </w:r>
      </w:del>
      <w:r w:rsidR="008433CF" w:rsidRPr="0065694E">
        <w:rPr>
          <w:b/>
          <w:bCs/>
          <w:sz w:val="28"/>
          <w:szCs w:val="28"/>
        </w:rPr>
        <w:t>Sommario</w:t>
      </w:r>
      <w:r w:rsidR="00645EFA" w:rsidRPr="0065694E">
        <w:rPr>
          <w:b/>
          <w:bCs/>
          <w:sz w:val="24"/>
        </w:rPr>
        <w:fldChar w:fldCharType="begin"/>
      </w:r>
      <w:r w:rsidR="00645EFA" w:rsidRPr="0065694E">
        <w:rPr>
          <w:b/>
          <w:bCs/>
          <w:sz w:val="24"/>
        </w:rPr>
        <w:instrText xml:space="preserve"> TOC \h \z \t "Titolo T;1;T Paragrafo;2;T sottopara;3" </w:instrText>
      </w:r>
      <w:r w:rsidR="00645EFA" w:rsidRPr="0065694E">
        <w:rPr>
          <w:b/>
          <w:bCs/>
          <w:sz w:val="24"/>
        </w:rPr>
        <w:fldChar w:fldCharType="separate"/>
      </w:r>
    </w:p>
    <w:p w14:paraId="06AB5AC0" w14:textId="6F33C57E"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156" w:history="1">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_Toc175647156 \h </w:instrText>
        </w:r>
        <w:r w:rsidR="00B156FB">
          <w:rPr>
            <w:noProof/>
            <w:webHidden/>
          </w:rPr>
        </w:r>
        <w:r w:rsidR="00B156FB">
          <w:rPr>
            <w:noProof/>
            <w:webHidden/>
          </w:rPr>
          <w:fldChar w:fldCharType="separate"/>
        </w:r>
        <w:r w:rsidR="007E1A16">
          <w:rPr>
            <w:noProof/>
            <w:webHidden/>
          </w:rPr>
          <w:t>7</w:t>
        </w:r>
        <w:r w:rsidR="00B156FB">
          <w:rPr>
            <w:noProof/>
            <w:webHidden/>
          </w:rPr>
          <w:fldChar w:fldCharType="end"/>
        </w:r>
      </w:hyperlink>
    </w:p>
    <w:p w14:paraId="76C53DCE" w14:textId="1BE1A164"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57" w:history="1">
        <w:r w:rsidR="00B156FB" w:rsidRPr="00531F48">
          <w:rPr>
            <w:rStyle w:val="Collegamentoipertestuale"/>
            <w:noProof/>
          </w:rPr>
          <w:t>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Cos’è l’ansia</w:t>
        </w:r>
        <w:r w:rsidR="00B156FB">
          <w:rPr>
            <w:noProof/>
            <w:webHidden/>
          </w:rPr>
          <w:tab/>
        </w:r>
        <w:r w:rsidR="00B156FB">
          <w:rPr>
            <w:noProof/>
            <w:webHidden/>
          </w:rPr>
          <w:fldChar w:fldCharType="begin"/>
        </w:r>
        <w:r w:rsidR="00B156FB">
          <w:rPr>
            <w:noProof/>
            <w:webHidden/>
          </w:rPr>
          <w:instrText xml:space="preserve"> PAGEREF _Toc175647157 \h </w:instrText>
        </w:r>
        <w:r w:rsidR="00B156FB">
          <w:rPr>
            <w:noProof/>
            <w:webHidden/>
          </w:rPr>
        </w:r>
        <w:r w:rsidR="00B156FB">
          <w:rPr>
            <w:noProof/>
            <w:webHidden/>
          </w:rPr>
          <w:fldChar w:fldCharType="separate"/>
        </w:r>
        <w:r w:rsidR="007E1A16">
          <w:rPr>
            <w:noProof/>
            <w:webHidden/>
          </w:rPr>
          <w:t>7</w:t>
        </w:r>
        <w:r w:rsidR="00B156FB">
          <w:rPr>
            <w:noProof/>
            <w:webHidden/>
          </w:rPr>
          <w:fldChar w:fldCharType="end"/>
        </w:r>
      </w:hyperlink>
    </w:p>
    <w:p w14:paraId="07E101AC" w14:textId="26BD1212"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159" w:history="1">
        <w:r w:rsidR="00B156FB" w:rsidRPr="00531F48">
          <w:rPr>
            <w:rStyle w:val="Collegamentoipertestuale"/>
            <w:noProof/>
          </w:rPr>
          <w:t>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Attività di ricerca</w:t>
        </w:r>
        <w:r w:rsidR="00B156FB">
          <w:rPr>
            <w:noProof/>
            <w:webHidden/>
          </w:rPr>
          <w:tab/>
        </w:r>
        <w:r w:rsidR="00B156FB">
          <w:rPr>
            <w:noProof/>
            <w:webHidden/>
          </w:rPr>
          <w:fldChar w:fldCharType="begin"/>
        </w:r>
        <w:r w:rsidR="00B156FB">
          <w:rPr>
            <w:noProof/>
            <w:webHidden/>
          </w:rPr>
          <w:instrText xml:space="preserve"> PAGEREF _Toc175647159 \h </w:instrText>
        </w:r>
        <w:r w:rsidR="00B156FB">
          <w:rPr>
            <w:noProof/>
            <w:webHidden/>
          </w:rPr>
        </w:r>
        <w:r w:rsidR="00B156FB">
          <w:rPr>
            <w:noProof/>
            <w:webHidden/>
          </w:rPr>
          <w:fldChar w:fldCharType="separate"/>
        </w:r>
        <w:r w:rsidR="007E1A16">
          <w:rPr>
            <w:noProof/>
            <w:webHidden/>
          </w:rPr>
          <w:t>9</w:t>
        </w:r>
        <w:r w:rsidR="00B156FB">
          <w:rPr>
            <w:noProof/>
            <w:webHidden/>
          </w:rPr>
          <w:fldChar w:fldCharType="end"/>
        </w:r>
      </w:hyperlink>
    </w:p>
    <w:p w14:paraId="5E09E472" w14:textId="2B0492E8"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0" w:history="1">
        <w:r w:rsidR="00B156FB" w:rsidRPr="00531F48">
          <w:rPr>
            <w:rStyle w:val="Collegamentoipertestuale"/>
            <w:noProof/>
          </w:rPr>
          <w:t>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Raccolta di dati da diversi studi sull'ansia</w:t>
        </w:r>
        <w:r w:rsidR="00B156FB">
          <w:rPr>
            <w:noProof/>
            <w:webHidden/>
          </w:rPr>
          <w:tab/>
        </w:r>
        <w:r w:rsidR="00B156FB">
          <w:rPr>
            <w:noProof/>
            <w:webHidden/>
          </w:rPr>
          <w:fldChar w:fldCharType="begin"/>
        </w:r>
        <w:r w:rsidR="00B156FB">
          <w:rPr>
            <w:noProof/>
            <w:webHidden/>
          </w:rPr>
          <w:instrText xml:space="preserve"> PAGEREF _Toc175647160 \h </w:instrText>
        </w:r>
        <w:r w:rsidR="00B156FB">
          <w:rPr>
            <w:noProof/>
            <w:webHidden/>
          </w:rPr>
        </w:r>
        <w:r w:rsidR="00B156FB">
          <w:rPr>
            <w:noProof/>
            <w:webHidden/>
          </w:rPr>
          <w:fldChar w:fldCharType="separate"/>
        </w:r>
        <w:r w:rsidR="007E1A16">
          <w:rPr>
            <w:noProof/>
            <w:webHidden/>
          </w:rPr>
          <w:t>9</w:t>
        </w:r>
        <w:r w:rsidR="00B156FB">
          <w:rPr>
            <w:noProof/>
            <w:webHidden/>
          </w:rPr>
          <w:fldChar w:fldCharType="end"/>
        </w:r>
      </w:hyperlink>
    </w:p>
    <w:p w14:paraId="3C8DD5C3" w14:textId="1EC87ABE"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1" w:history="1">
        <w:r w:rsidR="00B156FB" w:rsidRPr="00531F48">
          <w:rPr>
            <w:rStyle w:val="Collegamentoipertestuale"/>
            <w:noProof/>
          </w:rPr>
          <w:t>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Analisi dei trend di mercato</w:t>
        </w:r>
        <w:r w:rsidR="00B156FB">
          <w:rPr>
            <w:noProof/>
            <w:webHidden/>
          </w:rPr>
          <w:tab/>
        </w:r>
        <w:r w:rsidR="00B156FB">
          <w:rPr>
            <w:noProof/>
            <w:webHidden/>
          </w:rPr>
          <w:fldChar w:fldCharType="begin"/>
        </w:r>
        <w:r w:rsidR="00B156FB">
          <w:rPr>
            <w:noProof/>
            <w:webHidden/>
          </w:rPr>
          <w:instrText xml:space="preserve"> PAGEREF _Toc175647161 \h </w:instrText>
        </w:r>
        <w:r w:rsidR="00B156FB">
          <w:rPr>
            <w:noProof/>
            <w:webHidden/>
          </w:rPr>
        </w:r>
        <w:r w:rsidR="00B156FB">
          <w:rPr>
            <w:noProof/>
            <w:webHidden/>
          </w:rPr>
          <w:fldChar w:fldCharType="separate"/>
        </w:r>
        <w:r w:rsidR="007E1A16">
          <w:rPr>
            <w:noProof/>
            <w:webHidden/>
          </w:rPr>
          <w:t>11</w:t>
        </w:r>
        <w:r w:rsidR="00B156FB">
          <w:rPr>
            <w:noProof/>
            <w:webHidden/>
          </w:rPr>
          <w:fldChar w:fldCharType="end"/>
        </w:r>
      </w:hyperlink>
    </w:p>
    <w:p w14:paraId="284E6658" w14:textId="4992609C"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2" w:history="1">
        <w:r w:rsidR="00B156FB" w:rsidRPr="00531F48">
          <w:rPr>
            <w:rStyle w:val="Collegamentoipertestuale"/>
            <w:noProof/>
          </w:rPr>
          <w:t>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delle principali soluzioni sul mercato</w:t>
        </w:r>
        <w:r w:rsidR="00B156FB">
          <w:rPr>
            <w:noProof/>
            <w:webHidden/>
          </w:rPr>
          <w:tab/>
        </w:r>
        <w:r w:rsidR="00B156FB">
          <w:rPr>
            <w:noProof/>
            <w:webHidden/>
          </w:rPr>
          <w:fldChar w:fldCharType="begin"/>
        </w:r>
        <w:r w:rsidR="00B156FB">
          <w:rPr>
            <w:noProof/>
            <w:webHidden/>
          </w:rPr>
          <w:instrText xml:space="preserve"> PAGEREF _Toc175647162 \h </w:instrText>
        </w:r>
        <w:r w:rsidR="00B156FB">
          <w:rPr>
            <w:noProof/>
            <w:webHidden/>
          </w:rPr>
        </w:r>
        <w:r w:rsidR="00B156FB">
          <w:rPr>
            <w:noProof/>
            <w:webHidden/>
          </w:rPr>
          <w:fldChar w:fldCharType="separate"/>
        </w:r>
        <w:r w:rsidR="007E1A16">
          <w:rPr>
            <w:noProof/>
            <w:webHidden/>
          </w:rPr>
          <w:t>12</w:t>
        </w:r>
        <w:r w:rsidR="00B156FB">
          <w:rPr>
            <w:noProof/>
            <w:webHidden/>
          </w:rPr>
          <w:fldChar w:fldCharType="end"/>
        </w:r>
      </w:hyperlink>
    </w:p>
    <w:p w14:paraId="62B902E7" w14:textId="4ED22CD2"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3" w:history="1">
        <w:r w:rsidR="00B156FB" w:rsidRPr="00531F48">
          <w:rPr>
            <w:rStyle w:val="Collegamentoipertestuale"/>
            <w:noProof/>
          </w:rPr>
          <w:t>2.4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Utilizzo di Google Form per la raccolta di dati</w:t>
        </w:r>
        <w:r w:rsidR="00B156FB">
          <w:rPr>
            <w:noProof/>
            <w:webHidden/>
          </w:rPr>
          <w:tab/>
        </w:r>
        <w:r w:rsidR="00B156FB">
          <w:rPr>
            <w:noProof/>
            <w:webHidden/>
          </w:rPr>
          <w:fldChar w:fldCharType="begin"/>
        </w:r>
        <w:r w:rsidR="00B156FB">
          <w:rPr>
            <w:noProof/>
            <w:webHidden/>
          </w:rPr>
          <w:instrText xml:space="preserve"> PAGEREF _Toc175647163 \h </w:instrText>
        </w:r>
        <w:r w:rsidR="00B156FB">
          <w:rPr>
            <w:noProof/>
            <w:webHidden/>
          </w:rPr>
        </w:r>
        <w:r w:rsidR="00B156FB">
          <w:rPr>
            <w:noProof/>
            <w:webHidden/>
          </w:rPr>
          <w:fldChar w:fldCharType="separate"/>
        </w:r>
        <w:r w:rsidR="007E1A16">
          <w:rPr>
            <w:noProof/>
            <w:webHidden/>
          </w:rPr>
          <w:t>12</w:t>
        </w:r>
        <w:r w:rsidR="00B156FB">
          <w:rPr>
            <w:noProof/>
            <w:webHidden/>
          </w:rPr>
          <w:fldChar w:fldCharType="end"/>
        </w:r>
      </w:hyperlink>
    </w:p>
    <w:p w14:paraId="6EB135F3" w14:textId="6E094E7B"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165" w:history="1">
        <w:r w:rsidR="00B156FB" w:rsidRPr="00531F48">
          <w:rPr>
            <w:rStyle w:val="Collegamentoipertestuale"/>
            <w:noProof/>
          </w:rPr>
          <w:t>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Documentazione</w:t>
        </w:r>
        <w:r w:rsidR="00B156FB">
          <w:rPr>
            <w:noProof/>
            <w:webHidden/>
          </w:rPr>
          <w:tab/>
        </w:r>
        <w:r w:rsidR="00B156FB">
          <w:rPr>
            <w:noProof/>
            <w:webHidden/>
          </w:rPr>
          <w:fldChar w:fldCharType="begin"/>
        </w:r>
        <w:r w:rsidR="00B156FB">
          <w:rPr>
            <w:noProof/>
            <w:webHidden/>
          </w:rPr>
          <w:instrText xml:space="preserve"> PAGEREF _Toc175647165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1F6FA9E9" w14:textId="11B5F98C"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6" w:history="1">
        <w:r w:rsidR="00B156FB" w:rsidRPr="00531F48">
          <w:rPr>
            <w:rStyle w:val="Collegamentoipertestuale"/>
            <w:noProof/>
          </w:rPr>
          <w:t>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Introduzione</w:t>
        </w:r>
        <w:r w:rsidR="00B156FB">
          <w:rPr>
            <w:noProof/>
            <w:webHidden/>
          </w:rPr>
          <w:tab/>
        </w:r>
        <w:r w:rsidR="00B156FB">
          <w:rPr>
            <w:noProof/>
            <w:webHidden/>
          </w:rPr>
          <w:fldChar w:fldCharType="begin"/>
        </w:r>
        <w:r w:rsidR="00B156FB">
          <w:rPr>
            <w:noProof/>
            <w:webHidden/>
          </w:rPr>
          <w:instrText xml:space="preserve"> PAGEREF _Toc175647166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19D60239" w14:textId="00AE0B96"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7" w:history="1">
        <w:r w:rsidR="00B156FB" w:rsidRPr="00531F48">
          <w:rPr>
            <w:rStyle w:val="Collegamentoipertestuale"/>
            <w:noProof/>
          </w:rPr>
          <w:t>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Obiettivo</w:t>
        </w:r>
        <w:r w:rsidR="00B156FB">
          <w:rPr>
            <w:noProof/>
            <w:webHidden/>
          </w:rPr>
          <w:tab/>
        </w:r>
        <w:r w:rsidR="00B156FB">
          <w:rPr>
            <w:noProof/>
            <w:webHidden/>
          </w:rPr>
          <w:fldChar w:fldCharType="begin"/>
        </w:r>
        <w:r w:rsidR="00B156FB">
          <w:rPr>
            <w:noProof/>
            <w:webHidden/>
          </w:rPr>
          <w:instrText xml:space="preserve"> PAGEREF _Toc175647167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42200F7C" w14:textId="6C306EF8"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8" w:history="1">
        <w:r w:rsidR="00B156FB" w:rsidRPr="00531F48">
          <w:rPr>
            <w:rStyle w:val="Collegamentoipertestuale"/>
            <w:noProof/>
          </w:rPr>
          <w:t>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Scopo</w:t>
        </w:r>
        <w:r w:rsidR="00B156FB">
          <w:rPr>
            <w:noProof/>
            <w:webHidden/>
          </w:rPr>
          <w:tab/>
        </w:r>
        <w:r w:rsidR="00B156FB">
          <w:rPr>
            <w:noProof/>
            <w:webHidden/>
          </w:rPr>
          <w:fldChar w:fldCharType="begin"/>
        </w:r>
        <w:r w:rsidR="00B156FB">
          <w:rPr>
            <w:noProof/>
            <w:webHidden/>
          </w:rPr>
          <w:instrText xml:space="preserve"> PAGEREF _Toc175647168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62FEEC86" w14:textId="33B1667E"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69" w:history="1">
        <w:r w:rsidR="00B156FB" w:rsidRPr="00531F48">
          <w:rPr>
            <w:rStyle w:val="Collegamentoipertestuale"/>
            <w:noProof/>
          </w:rPr>
          <w:t>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Descrizione generale</w:t>
        </w:r>
        <w:r w:rsidR="00B156FB">
          <w:rPr>
            <w:noProof/>
            <w:webHidden/>
          </w:rPr>
          <w:tab/>
        </w:r>
        <w:r w:rsidR="00B156FB">
          <w:rPr>
            <w:noProof/>
            <w:webHidden/>
          </w:rPr>
          <w:fldChar w:fldCharType="begin"/>
        </w:r>
        <w:r w:rsidR="00B156FB">
          <w:rPr>
            <w:noProof/>
            <w:webHidden/>
          </w:rPr>
          <w:instrText xml:space="preserve"> PAGEREF _Toc175647169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68C4C0C5" w14:textId="55043232"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0" w:history="1">
        <w:r w:rsidR="00B156FB" w:rsidRPr="00531F48">
          <w:rPr>
            <w:rStyle w:val="Collegamentoipertestuale"/>
            <w:noProof/>
          </w:rPr>
          <w:t>3.2.1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Prospettiva del prodotto</w:t>
        </w:r>
        <w:r w:rsidR="00B156FB">
          <w:rPr>
            <w:noProof/>
            <w:webHidden/>
          </w:rPr>
          <w:tab/>
        </w:r>
        <w:r w:rsidR="00B156FB">
          <w:rPr>
            <w:noProof/>
            <w:webHidden/>
          </w:rPr>
          <w:fldChar w:fldCharType="begin"/>
        </w:r>
        <w:r w:rsidR="00B156FB">
          <w:rPr>
            <w:noProof/>
            <w:webHidden/>
          </w:rPr>
          <w:instrText xml:space="preserve"> PAGEREF _Toc175647170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5F243B94" w14:textId="202BB5B7"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1" w:history="1">
        <w:r w:rsidR="00B156FB" w:rsidRPr="00531F48">
          <w:rPr>
            <w:rStyle w:val="Collegamentoipertestuale"/>
            <w:noProof/>
          </w:rPr>
          <w:t>3.2.2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Funzionalità del Prodotto</w:t>
        </w:r>
        <w:r w:rsidR="00B156FB">
          <w:rPr>
            <w:noProof/>
            <w:webHidden/>
          </w:rPr>
          <w:tab/>
        </w:r>
        <w:r w:rsidR="00B156FB">
          <w:rPr>
            <w:noProof/>
            <w:webHidden/>
          </w:rPr>
          <w:fldChar w:fldCharType="begin"/>
        </w:r>
        <w:r w:rsidR="00B156FB">
          <w:rPr>
            <w:noProof/>
            <w:webHidden/>
          </w:rPr>
          <w:instrText xml:space="preserve"> PAGEREF _Toc175647171 \h </w:instrText>
        </w:r>
        <w:r w:rsidR="00B156FB">
          <w:rPr>
            <w:noProof/>
            <w:webHidden/>
          </w:rPr>
        </w:r>
        <w:r w:rsidR="00B156FB">
          <w:rPr>
            <w:noProof/>
            <w:webHidden/>
          </w:rPr>
          <w:fldChar w:fldCharType="separate"/>
        </w:r>
        <w:r w:rsidR="007E1A16">
          <w:rPr>
            <w:noProof/>
            <w:webHidden/>
          </w:rPr>
          <w:t>17</w:t>
        </w:r>
        <w:r w:rsidR="00B156FB">
          <w:rPr>
            <w:noProof/>
            <w:webHidden/>
          </w:rPr>
          <w:fldChar w:fldCharType="end"/>
        </w:r>
      </w:hyperlink>
    </w:p>
    <w:p w14:paraId="0C0E79D4" w14:textId="01FA2A08"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2" w:history="1">
        <w:r w:rsidR="00B156FB" w:rsidRPr="00531F48">
          <w:rPr>
            <w:rStyle w:val="Collegamentoipertestuale"/>
            <w:noProof/>
          </w:rPr>
          <w:t>3.2.3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Caratteristiche dell’utente</w:t>
        </w:r>
        <w:r w:rsidR="00B156FB">
          <w:rPr>
            <w:noProof/>
            <w:webHidden/>
          </w:rPr>
          <w:tab/>
        </w:r>
        <w:r w:rsidR="00B156FB">
          <w:rPr>
            <w:noProof/>
            <w:webHidden/>
          </w:rPr>
          <w:fldChar w:fldCharType="begin"/>
        </w:r>
        <w:r w:rsidR="00B156FB">
          <w:rPr>
            <w:noProof/>
            <w:webHidden/>
          </w:rPr>
          <w:instrText xml:space="preserve"> PAGEREF _Toc175647172 \h </w:instrText>
        </w:r>
        <w:r w:rsidR="00B156FB">
          <w:rPr>
            <w:noProof/>
            <w:webHidden/>
          </w:rPr>
        </w:r>
        <w:r w:rsidR="00B156FB">
          <w:rPr>
            <w:noProof/>
            <w:webHidden/>
          </w:rPr>
          <w:fldChar w:fldCharType="separate"/>
        </w:r>
        <w:r w:rsidR="007E1A16">
          <w:rPr>
            <w:noProof/>
            <w:webHidden/>
          </w:rPr>
          <w:t>18</w:t>
        </w:r>
        <w:r w:rsidR="00B156FB">
          <w:rPr>
            <w:noProof/>
            <w:webHidden/>
          </w:rPr>
          <w:fldChar w:fldCharType="end"/>
        </w:r>
      </w:hyperlink>
    </w:p>
    <w:p w14:paraId="2264846C" w14:textId="11044872"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3" w:history="1">
        <w:r w:rsidR="00B156FB" w:rsidRPr="00531F48">
          <w:rPr>
            <w:rStyle w:val="Collegamentoipertestuale"/>
            <w:noProof/>
          </w:rPr>
          <w:t>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specifici</w:t>
        </w:r>
        <w:r w:rsidR="00B156FB">
          <w:rPr>
            <w:noProof/>
            <w:webHidden/>
          </w:rPr>
          <w:tab/>
        </w:r>
        <w:r w:rsidR="00B156FB">
          <w:rPr>
            <w:noProof/>
            <w:webHidden/>
          </w:rPr>
          <w:fldChar w:fldCharType="begin"/>
        </w:r>
        <w:r w:rsidR="00B156FB">
          <w:rPr>
            <w:noProof/>
            <w:webHidden/>
          </w:rPr>
          <w:instrText xml:space="preserve"> PAGEREF _Toc175647173 \h </w:instrText>
        </w:r>
        <w:r w:rsidR="00B156FB">
          <w:rPr>
            <w:noProof/>
            <w:webHidden/>
          </w:rPr>
        </w:r>
        <w:r w:rsidR="00B156FB">
          <w:rPr>
            <w:noProof/>
            <w:webHidden/>
          </w:rPr>
          <w:fldChar w:fldCharType="separate"/>
        </w:r>
        <w:r w:rsidR="007E1A16">
          <w:rPr>
            <w:noProof/>
            <w:webHidden/>
          </w:rPr>
          <w:t>18</w:t>
        </w:r>
        <w:r w:rsidR="00B156FB">
          <w:rPr>
            <w:noProof/>
            <w:webHidden/>
          </w:rPr>
          <w:fldChar w:fldCharType="end"/>
        </w:r>
      </w:hyperlink>
    </w:p>
    <w:p w14:paraId="0538E4E0" w14:textId="20F28CF2"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4" w:history="1">
        <w:r w:rsidR="00B156FB" w:rsidRPr="00531F48">
          <w:rPr>
            <w:rStyle w:val="Collegamentoipertestuale"/>
            <w:noProof/>
          </w:rPr>
          <w:t>3.3.1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dell’interfaccia esterna</w:t>
        </w:r>
        <w:r w:rsidR="00B156FB">
          <w:rPr>
            <w:noProof/>
            <w:webHidden/>
          </w:rPr>
          <w:tab/>
        </w:r>
        <w:r w:rsidR="00B156FB">
          <w:rPr>
            <w:noProof/>
            <w:webHidden/>
          </w:rPr>
          <w:fldChar w:fldCharType="begin"/>
        </w:r>
        <w:r w:rsidR="00B156FB">
          <w:rPr>
            <w:noProof/>
            <w:webHidden/>
          </w:rPr>
          <w:instrText xml:space="preserve"> PAGEREF _Toc175647174 \h </w:instrText>
        </w:r>
        <w:r w:rsidR="00B156FB">
          <w:rPr>
            <w:noProof/>
            <w:webHidden/>
          </w:rPr>
        </w:r>
        <w:r w:rsidR="00B156FB">
          <w:rPr>
            <w:noProof/>
            <w:webHidden/>
          </w:rPr>
          <w:fldChar w:fldCharType="separate"/>
        </w:r>
        <w:r w:rsidR="007E1A16">
          <w:rPr>
            <w:noProof/>
            <w:webHidden/>
          </w:rPr>
          <w:t>18</w:t>
        </w:r>
        <w:r w:rsidR="00B156FB">
          <w:rPr>
            <w:noProof/>
            <w:webHidden/>
          </w:rPr>
          <w:fldChar w:fldCharType="end"/>
        </w:r>
      </w:hyperlink>
    </w:p>
    <w:p w14:paraId="72B11D58" w14:textId="28D94145"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5" w:history="1">
        <w:r w:rsidR="00B156FB" w:rsidRPr="00531F48">
          <w:rPr>
            <w:rStyle w:val="Collegamentoipertestuale"/>
            <w:noProof/>
          </w:rPr>
          <w:t>3.3.2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funzionali</w:t>
        </w:r>
        <w:r w:rsidR="00B156FB">
          <w:rPr>
            <w:noProof/>
            <w:webHidden/>
          </w:rPr>
          <w:tab/>
        </w:r>
        <w:r w:rsidR="00B156FB">
          <w:rPr>
            <w:noProof/>
            <w:webHidden/>
          </w:rPr>
          <w:fldChar w:fldCharType="begin"/>
        </w:r>
        <w:r w:rsidR="00B156FB">
          <w:rPr>
            <w:noProof/>
            <w:webHidden/>
          </w:rPr>
          <w:instrText xml:space="preserve"> PAGEREF _Toc175647175 \h </w:instrText>
        </w:r>
        <w:r w:rsidR="00B156FB">
          <w:rPr>
            <w:noProof/>
            <w:webHidden/>
          </w:rPr>
        </w:r>
        <w:r w:rsidR="00B156FB">
          <w:rPr>
            <w:noProof/>
            <w:webHidden/>
          </w:rPr>
          <w:fldChar w:fldCharType="separate"/>
        </w:r>
        <w:r w:rsidR="007E1A16">
          <w:rPr>
            <w:noProof/>
            <w:webHidden/>
          </w:rPr>
          <w:t>18</w:t>
        </w:r>
        <w:r w:rsidR="00B156FB">
          <w:rPr>
            <w:noProof/>
            <w:webHidden/>
          </w:rPr>
          <w:fldChar w:fldCharType="end"/>
        </w:r>
      </w:hyperlink>
    </w:p>
    <w:p w14:paraId="0FBFAD1C" w14:textId="5A69CDA9"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6" w:history="1">
        <w:r w:rsidR="00B156FB" w:rsidRPr="00531F48">
          <w:rPr>
            <w:rStyle w:val="Collegamentoipertestuale"/>
            <w:noProof/>
          </w:rPr>
          <w:t>3.3.3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Requisiti non funzionali</w:t>
        </w:r>
        <w:r w:rsidR="00B156FB">
          <w:rPr>
            <w:noProof/>
            <w:webHidden/>
          </w:rPr>
          <w:tab/>
        </w:r>
        <w:r w:rsidR="00B156FB">
          <w:rPr>
            <w:noProof/>
            <w:webHidden/>
          </w:rPr>
          <w:fldChar w:fldCharType="begin"/>
        </w:r>
        <w:r w:rsidR="00B156FB">
          <w:rPr>
            <w:noProof/>
            <w:webHidden/>
          </w:rPr>
          <w:instrText xml:space="preserve"> PAGEREF _Toc175647176 \h </w:instrText>
        </w:r>
        <w:r w:rsidR="00B156FB">
          <w:rPr>
            <w:noProof/>
            <w:webHidden/>
          </w:rPr>
        </w:r>
        <w:r w:rsidR="00B156FB">
          <w:rPr>
            <w:noProof/>
            <w:webHidden/>
          </w:rPr>
          <w:fldChar w:fldCharType="separate"/>
        </w:r>
        <w:r w:rsidR="007E1A16">
          <w:rPr>
            <w:noProof/>
            <w:webHidden/>
          </w:rPr>
          <w:t>19</w:t>
        </w:r>
        <w:r w:rsidR="00B156FB">
          <w:rPr>
            <w:noProof/>
            <w:webHidden/>
          </w:rPr>
          <w:fldChar w:fldCharType="end"/>
        </w:r>
      </w:hyperlink>
    </w:p>
    <w:p w14:paraId="4760D3A1" w14:textId="2E8EA329"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7" w:history="1">
        <w:r w:rsidR="00B156FB" w:rsidRPr="00531F48">
          <w:rPr>
            <w:rStyle w:val="Collegamentoipertestuale"/>
            <w:noProof/>
          </w:rPr>
          <w:t>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Requirement engineering</w:t>
        </w:r>
        <w:r w:rsidR="00B156FB">
          <w:rPr>
            <w:noProof/>
            <w:webHidden/>
          </w:rPr>
          <w:tab/>
        </w:r>
        <w:r w:rsidR="00B156FB">
          <w:rPr>
            <w:noProof/>
            <w:webHidden/>
          </w:rPr>
          <w:fldChar w:fldCharType="begin"/>
        </w:r>
        <w:r w:rsidR="00B156FB">
          <w:rPr>
            <w:noProof/>
            <w:webHidden/>
          </w:rPr>
          <w:instrText xml:space="preserve"> PAGEREF _Toc175647177 \h </w:instrText>
        </w:r>
        <w:r w:rsidR="00B156FB">
          <w:rPr>
            <w:noProof/>
            <w:webHidden/>
          </w:rPr>
        </w:r>
        <w:r w:rsidR="00B156FB">
          <w:rPr>
            <w:noProof/>
            <w:webHidden/>
          </w:rPr>
          <w:fldChar w:fldCharType="separate"/>
        </w:r>
        <w:r w:rsidR="007E1A16">
          <w:rPr>
            <w:noProof/>
            <w:webHidden/>
          </w:rPr>
          <w:t>20</w:t>
        </w:r>
        <w:r w:rsidR="00B156FB">
          <w:rPr>
            <w:noProof/>
            <w:webHidden/>
          </w:rPr>
          <w:fldChar w:fldCharType="end"/>
        </w:r>
      </w:hyperlink>
    </w:p>
    <w:p w14:paraId="68A393C3" w14:textId="3A7491DA"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78" w:history="1">
        <w:r w:rsidR="00B156FB" w:rsidRPr="00531F48">
          <w:rPr>
            <w:rStyle w:val="Collegamentoipertestuale"/>
            <w:noProof/>
          </w:rPr>
          <w:t>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Diagramma dei casi d’uso</w:t>
        </w:r>
        <w:r w:rsidR="00B156FB">
          <w:rPr>
            <w:noProof/>
            <w:webHidden/>
          </w:rPr>
          <w:tab/>
        </w:r>
        <w:r w:rsidR="00B156FB">
          <w:rPr>
            <w:noProof/>
            <w:webHidden/>
          </w:rPr>
          <w:fldChar w:fldCharType="begin"/>
        </w:r>
        <w:r w:rsidR="00B156FB">
          <w:rPr>
            <w:noProof/>
            <w:webHidden/>
          </w:rPr>
          <w:instrText xml:space="preserve"> PAGEREF _Toc175647178 \h </w:instrText>
        </w:r>
        <w:r w:rsidR="00B156FB">
          <w:rPr>
            <w:noProof/>
            <w:webHidden/>
          </w:rPr>
        </w:r>
        <w:r w:rsidR="00B156FB">
          <w:rPr>
            <w:noProof/>
            <w:webHidden/>
          </w:rPr>
          <w:fldChar w:fldCharType="separate"/>
        </w:r>
        <w:r w:rsidR="007E1A16">
          <w:rPr>
            <w:noProof/>
            <w:webHidden/>
          </w:rPr>
          <w:t>21</w:t>
        </w:r>
        <w:r w:rsidR="00B156FB">
          <w:rPr>
            <w:noProof/>
            <w:webHidden/>
          </w:rPr>
          <w:fldChar w:fldCharType="end"/>
        </w:r>
      </w:hyperlink>
    </w:p>
    <w:p w14:paraId="66689C98" w14:textId="5E056AAB"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179" w:history="1">
        <w:r w:rsidR="00B156FB" w:rsidRPr="00531F48">
          <w:rPr>
            <w:rStyle w:val="Collegamentoipertestuale"/>
            <w:noProof/>
          </w:rPr>
          <w:t>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Software architecture</w:t>
        </w:r>
        <w:r w:rsidR="00B156FB">
          <w:rPr>
            <w:noProof/>
            <w:webHidden/>
          </w:rPr>
          <w:tab/>
        </w:r>
        <w:r w:rsidR="00B156FB">
          <w:rPr>
            <w:noProof/>
            <w:webHidden/>
          </w:rPr>
          <w:fldChar w:fldCharType="begin"/>
        </w:r>
        <w:r w:rsidR="00B156FB">
          <w:rPr>
            <w:noProof/>
            <w:webHidden/>
          </w:rPr>
          <w:instrText xml:space="preserve"> PAGEREF _Toc175647179 \h </w:instrText>
        </w:r>
        <w:r w:rsidR="00B156FB">
          <w:rPr>
            <w:noProof/>
            <w:webHidden/>
          </w:rPr>
        </w:r>
        <w:r w:rsidR="00B156FB">
          <w:rPr>
            <w:noProof/>
            <w:webHidden/>
          </w:rPr>
          <w:fldChar w:fldCharType="separate"/>
        </w:r>
        <w:r w:rsidR="007E1A16">
          <w:rPr>
            <w:noProof/>
            <w:webHidden/>
          </w:rPr>
          <w:t>23</w:t>
        </w:r>
        <w:r w:rsidR="00B156FB">
          <w:rPr>
            <w:noProof/>
            <w:webHidden/>
          </w:rPr>
          <w:fldChar w:fldCharType="end"/>
        </w:r>
      </w:hyperlink>
    </w:p>
    <w:p w14:paraId="564C5D9E" w14:textId="15D79BB7"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0" w:history="1">
        <w:r w:rsidR="00B156FB" w:rsidRPr="00531F48">
          <w:rPr>
            <w:rStyle w:val="Collegamentoipertestuale"/>
            <w:noProof/>
          </w:rPr>
          <w:t>4.1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Back-End</w:t>
        </w:r>
        <w:r w:rsidR="00B156FB">
          <w:rPr>
            <w:noProof/>
            <w:webHidden/>
          </w:rPr>
          <w:tab/>
        </w:r>
        <w:r w:rsidR="00B156FB">
          <w:rPr>
            <w:noProof/>
            <w:webHidden/>
          </w:rPr>
          <w:fldChar w:fldCharType="begin"/>
        </w:r>
        <w:r w:rsidR="00B156FB">
          <w:rPr>
            <w:noProof/>
            <w:webHidden/>
          </w:rPr>
          <w:instrText xml:space="preserve"> PAGEREF _Toc175647180 \h </w:instrText>
        </w:r>
        <w:r w:rsidR="00B156FB">
          <w:rPr>
            <w:noProof/>
            <w:webHidden/>
          </w:rPr>
        </w:r>
        <w:r w:rsidR="00B156FB">
          <w:rPr>
            <w:noProof/>
            <w:webHidden/>
          </w:rPr>
          <w:fldChar w:fldCharType="separate"/>
        </w:r>
        <w:r w:rsidR="007E1A16">
          <w:rPr>
            <w:noProof/>
            <w:webHidden/>
          </w:rPr>
          <w:t>23</w:t>
        </w:r>
        <w:r w:rsidR="00B156FB">
          <w:rPr>
            <w:noProof/>
            <w:webHidden/>
          </w:rPr>
          <w:fldChar w:fldCharType="end"/>
        </w:r>
      </w:hyperlink>
    </w:p>
    <w:p w14:paraId="4AB04D8A" w14:textId="6666FB0D"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1" w:history="1">
        <w:r w:rsidR="00B156FB" w:rsidRPr="00531F48">
          <w:rPr>
            <w:rStyle w:val="Collegamentoipertestuale"/>
            <w:noProof/>
          </w:rPr>
          <w:t>4.2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Architettura Front-End</w:t>
        </w:r>
        <w:r w:rsidR="00B156FB">
          <w:rPr>
            <w:noProof/>
            <w:webHidden/>
          </w:rPr>
          <w:tab/>
        </w:r>
        <w:r w:rsidR="00B156FB">
          <w:rPr>
            <w:noProof/>
            <w:webHidden/>
          </w:rPr>
          <w:fldChar w:fldCharType="begin"/>
        </w:r>
        <w:r w:rsidR="00B156FB">
          <w:rPr>
            <w:noProof/>
            <w:webHidden/>
          </w:rPr>
          <w:instrText xml:space="preserve"> PAGEREF _Toc175647181 \h </w:instrText>
        </w:r>
        <w:r w:rsidR="00B156FB">
          <w:rPr>
            <w:noProof/>
            <w:webHidden/>
          </w:rPr>
        </w:r>
        <w:r w:rsidR="00B156FB">
          <w:rPr>
            <w:noProof/>
            <w:webHidden/>
          </w:rPr>
          <w:fldChar w:fldCharType="separate"/>
        </w:r>
        <w:r w:rsidR="007E1A16">
          <w:rPr>
            <w:noProof/>
            <w:webHidden/>
          </w:rPr>
          <w:t>23</w:t>
        </w:r>
        <w:r w:rsidR="00B156FB">
          <w:rPr>
            <w:noProof/>
            <w:webHidden/>
          </w:rPr>
          <w:fldChar w:fldCharType="end"/>
        </w:r>
      </w:hyperlink>
    </w:p>
    <w:p w14:paraId="689B8A7C" w14:textId="5A979410"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183" w:history="1">
        <w:r w:rsidR="00B156FB" w:rsidRPr="00531F48">
          <w:rPr>
            <w:rStyle w:val="Collegamentoipertestuale"/>
            <w:noProof/>
          </w:rPr>
          <w:t>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Sviluppo dell’applicativo</w:t>
        </w:r>
        <w:r w:rsidR="00B156FB">
          <w:rPr>
            <w:noProof/>
            <w:webHidden/>
          </w:rPr>
          <w:tab/>
        </w:r>
        <w:r w:rsidR="00B156FB">
          <w:rPr>
            <w:noProof/>
            <w:webHidden/>
          </w:rPr>
          <w:fldChar w:fldCharType="begin"/>
        </w:r>
        <w:r w:rsidR="00B156FB">
          <w:rPr>
            <w:noProof/>
            <w:webHidden/>
          </w:rPr>
          <w:instrText xml:space="preserve"> PAGEREF _Toc175647183 \h </w:instrText>
        </w:r>
        <w:r w:rsidR="00B156FB">
          <w:rPr>
            <w:noProof/>
            <w:webHidden/>
          </w:rPr>
        </w:r>
        <w:r w:rsidR="00B156FB">
          <w:rPr>
            <w:noProof/>
            <w:webHidden/>
          </w:rPr>
          <w:fldChar w:fldCharType="separate"/>
        </w:r>
        <w:r w:rsidR="007E1A16">
          <w:rPr>
            <w:noProof/>
            <w:webHidden/>
          </w:rPr>
          <w:t>27</w:t>
        </w:r>
        <w:r w:rsidR="00B156FB">
          <w:rPr>
            <w:noProof/>
            <w:webHidden/>
          </w:rPr>
          <w:fldChar w:fldCharType="end"/>
        </w:r>
      </w:hyperlink>
    </w:p>
    <w:p w14:paraId="321CB1B5" w14:textId="28ACEB34"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4" w:history="1">
        <w:r w:rsidR="00B156FB" w:rsidRPr="00531F48">
          <w:rPr>
            <w:rStyle w:val="Collegamentoipertestuale"/>
            <w:noProof/>
          </w:rPr>
          <w:t>5.1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Tecnologie e linguaggi</w:t>
        </w:r>
        <w:r w:rsidR="00B156FB">
          <w:rPr>
            <w:noProof/>
            <w:webHidden/>
          </w:rPr>
          <w:tab/>
        </w:r>
        <w:r w:rsidR="00B156FB">
          <w:rPr>
            <w:noProof/>
            <w:webHidden/>
          </w:rPr>
          <w:fldChar w:fldCharType="begin"/>
        </w:r>
        <w:r w:rsidR="00B156FB">
          <w:rPr>
            <w:noProof/>
            <w:webHidden/>
          </w:rPr>
          <w:instrText xml:space="preserve"> PAGEREF _Toc175647184 \h </w:instrText>
        </w:r>
        <w:r w:rsidR="00B156FB">
          <w:rPr>
            <w:noProof/>
            <w:webHidden/>
          </w:rPr>
        </w:r>
        <w:r w:rsidR="00B156FB">
          <w:rPr>
            <w:noProof/>
            <w:webHidden/>
          </w:rPr>
          <w:fldChar w:fldCharType="separate"/>
        </w:r>
        <w:r w:rsidR="007E1A16">
          <w:rPr>
            <w:noProof/>
            <w:webHidden/>
          </w:rPr>
          <w:t>27</w:t>
        </w:r>
        <w:r w:rsidR="00B156FB">
          <w:rPr>
            <w:noProof/>
            <w:webHidden/>
          </w:rPr>
          <w:fldChar w:fldCharType="end"/>
        </w:r>
      </w:hyperlink>
    </w:p>
    <w:p w14:paraId="11DA2D7F" w14:textId="6DAECC59"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5" w:history="1">
        <w:r w:rsidR="00B156FB" w:rsidRPr="00531F48">
          <w:rPr>
            <w:rStyle w:val="Collegamentoipertestuale"/>
            <w:noProof/>
          </w:rPr>
          <w:t>5.1.1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Dart</w:t>
        </w:r>
        <w:r w:rsidR="00B156FB">
          <w:rPr>
            <w:noProof/>
            <w:webHidden/>
          </w:rPr>
          <w:tab/>
        </w:r>
        <w:r w:rsidR="00B156FB">
          <w:rPr>
            <w:noProof/>
            <w:webHidden/>
          </w:rPr>
          <w:fldChar w:fldCharType="begin"/>
        </w:r>
        <w:r w:rsidR="00B156FB">
          <w:rPr>
            <w:noProof/>
            <w:webHidden/>
          </w:rPr>
          <w:instrText xml:space="preserve"> PAGEREF _Toc175647185 \h </w:instrText>
        </w:r>
        <w:r w:rsidR="00B156FB">
          <w:rPr>
            <w:noProof/>
            <w:webHidden/>
          </w:rPr>
        </w:r>
        <w:r w:rsidR="00B156FB">
          <w:rPr>
            <w:noProof/>
            <w:webHidden/>
          </w:rPr>
          <w:fldChar w:fldCharType="separate"/>
        </w:r>
        <w:r w:rsidR="007E1A16">
          <w:rPr>
            <w:noProof/>
            <w:webHidden/>
          </w:rPr>
          <w:t>27</w:t>
        </w:r>
        <w:r w:rsidR="00B156FB">
          <w:rPr>
            <w:noProof/>
            <w:webHidden/>
          </w:rPr>
          <w:fldChar w:fldCharType="end"/>
        </w:r>
      </w:hyperlink>
    </w:p>
    <w:p w14:paraId="7A101236" w14:textId="399057B1"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6" w:history="1">
        <w:r w:rsidR="00B156FB" w:rsidRPr="00531F48">
          <w:rPr>
            <w:rStyle w:val="Collegamentoipertestuale"/>
            <w:noProof/>
          </w:rPr>
          <w:t>5.2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Plugin</w:t>
        </w:r>
        <w:r w:rsidR="00B156FB">
          <w:rPr>
            <w:noProof/>
            <w:webHidden/>
          </w:rPr>
          <w:tab/>
        </w:r>
        <w:r w:rsidR="00B156FB">
          <w:rPr>
            <w:noProof/>
            <w:webHidden/>
          </w:rPr>
          <w:fldChar w:fldCharType="begin"/>
        </w:r>
        <w:r w:rsidR="00B156FB">
          <w:rPr>
            <w:noProof/>
            <w:webHidden/>
          </w:rPr>
          <w:instrText xml:space="preserve"> PAGEREF _Toc175647186 \h </w:instrText>
        </w:r>
        <w:r w:rsidR="00B156FB">
          <w:rPr>
            <w:noProof/>
            <w:webHidden/>
          </w:rPr>
        </w:r>
        <w:r w:rsidR="00B156FB">
          <w:rPr>
            <w:noProof/>
            <w:webHidden/>
          </w:rPr>
          <w:fldChar w:fldCharType="separate"/>
        </w:r>
        <w:r w:rsidR="007E1A16">
          <w:rPr>
            <w:noProof/>
            <w:webHidden/>
          </w:rPr>
          <w:t>29</w:t>
        </w:r>
        <w:r w:rsidR="00B156FB">
          <w:rPr>
            <w:noProof/>
            <w:webHidden/>
          </w:rPr>
          <w:fldChar w:fldCharType="end"/>
        </w:r>
      </w:hyperlink>
    </w:p>
    <w:p w14:paraId="5597A0D8" w14:textId="7BC50A88" w:rsidR="00B156FB" w:rsidRDefault="00457C3C">
      <w:pPr>
        <w:pStyle w:val="Sommario2"/>
        <w:tabs>
          <w:tab w:val="left" w:pos="88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7" w:history="1">
        <w:r w:rsidR="00B156FB" w:rsidRPr="00531F48">
          <w:rPr>
            <w:rStyle w:val="Collegamentoipertestuale"/>
            <w:noProof/>
          </w:rPr>
          <w:t>5.3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User Experience</w:t>
        </w:r>
        <w:r w:rsidR="00B156FB">
          <w:rPr>
            <w:noProof/>
            <w:webHidden/>
          </w:rPr>
          <w:tab/>
        </w:r>
        <w:r w:rsidR="00B156FB">
          <w:rPr>
            <w:noProof/>
            <w:webHidden/>
          </w:rPr>
          <w:fldChar w:fldCharType="begin"/>
        </w:r>
        <w:r w:rsidR="00B156FB">
          <w:rPr>
            <w:noProof/>
            <w:webHidden/>
          </w:rPr>
          <w:instrText xml:space="preserve"> PAGEREF _Toc175647187 \h </w:instrText>
        </w:r>
        <w:r w:rsidR="00B156FB">
          <w:rPr>
            <w:noProof/>
            <w:webHidden/>
          </w:rPr>
        </w:r>
        <w:r w:rsidR="00B156FB">
          <w:rPr>
            <w:noProof/>
            <w:webHidden/>
          </w:rPr>
          <w:fldChar w:fldCharType="separate"/>
        </w:r>
        <w:r w:rsidR="007E1A16">
          <w:rPr>
            <w:noProof/>
            <w:webHidden/>
          </w:rPr>
          <w:t>30</w:t>
        </w:r>
        <w:r w:rsidR="00B156FB">
          <w:rPr>
            <w:noProof/>
            <w:webHidden/>
          </w:rPr>
          <w:fldChar w:fldCharType="end"/>
        </w:r>
      </w:hyperlink>
    </w:p>
    <w:p w14:paraId="350268CB" w14:textId="068D8BC0"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8" w:history="1">
        <w:r w:rsidR="00B156FB" w:rsidRPr="00531F48">
          <w:rPr>
            <w:rStyle w:val="Collegamentoipertestuale"/>
            <w:noProof/>
          </w:rPr>
          <w:t>5.3.1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Studio del design</w:t>
        </w:r>
        <w:r w:rsidR="00B156FB">
          <w:rPr>
            <w:noProof/>
            <w:webHidden/>
          </w:rPr>
          <w:tab/>
        </w:r>
        <w:r w:rsidR="00B156FB">
          <w:rPr>
            <w:noProof/>
            <w:webHidden/>
          </w:rPr>
          <w:fldChar w:fldCharType="begin"/>
        </w:r>
        <w:r w:rsidR="00B156FB">
          <w:rPr>
            <w:noProof/>
            <w:webHidden/>
          </w:rPr>
          <w:instrText xml:space="preserve"> PAGEREF _Toc175647188 \h </w:instrText>
        </w:r>
        <w:r w:rsidR="00B156FB">
          <w:rPr>
            <w:noProof/>
            <w:webHidden/>
          </w:rPr>
        </w:r>
        <w:r w:rsidR="00B156FB">
          <w:rPr>
            <w:noProof/>
            <w:webHidden/>
          </w:rPr>
          <w:fldChar w:fldCharType="separate"/>
        </w:r>
        <w:r w:rsidR="007E1A16">
          <w:rPr>
            <w:noProof/>
            <w:webHidden/>
          </w:rPr>
          <w:t>31</w:t>
        </w:r>
        <w:r w:rsidR="00B156FB">
          <w:rPr>
            <w:noProof/>
            <w:webHidden/>
          </w:rPr>
          <w:fldChar w:fldCharType="end"/>
        </w:r>
      </w:hyperlink>
    </w:p>
    <w:p w14:paraId="387B03EC" w14:textId="7B75F3E2"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89" w:history="1">
        <w:r w:rsidR="00B156FB" w:rsidRPr="00531F48">
          <w:rPr>
            <w:rStyle w:val="Collegamentoipertestuale"/>
            <w:noProof/>
          </w:rPr>
          <w:t>5.3.2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Home page</w:t>
        </w:r>
        <w:r w:rsidR="00B156FB">
          <w:rPr>
            <w:noProof/>
            <w:webHidden/>
          </w:rPr>
          <w:tab/>
        </w:r>
        <w:r w:rsidR="00B156FB">
          <w:rPr>
            <w:noProof/>
            <w:webHidden/>
          </w:rPr>
          <w:fldChar w:fldCharType="begin"/>
        </w:r>
        <w:r w:rsidR="00B156FB">
          <w:rPr>
            <w:noProof/>
            <w:webHidden/>
          </w:rPr>
          <w:instrText xml:space="preserve"> PAGEREF _Toc175647189 \h </w:instrText>
        </w:r>
        <w:r w:rsidR="00B156FB">
          <w:rPr>
            <w:noProof/>
            <w:webHidden/>
          </w:rPr>
        </w:r>
        <w:r w:rsidR="00B156FB">
          <w:rPr>
            <w:noProof/>
            <w:webHidden/>
          </w:rPr>
          <w:fldChar w:fldCharType="separate"/>
        </w:r>
        <w:r w:rsidR="007E1A16">
          <w:rPr>
            <w:noProof/>
            <w:webHidden/>
          </w:rPr>
          <w:t>32</w:t>
        </w:r>
        <w:r w:rsidR="00B156FB">
          <w:rPr>
            <w:noProof/>
            <w:webHidden/>
          </w:rPr>
          <w:fldChar w:fldCharType="end"/>
        </w:r>
      </w:hyperlink>
    </w:p>
    <w:p w14:paraId="625235D8" w14:textId="42CADF6D"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0" w:history="1">
        <w:r w:rsidR="00B156FB" w:rsidRPr="00531F48">
          <w:rPr>
            <w:rStyle w:val="Collegamentoipertestuale"/>
            <w:noProof/>
          </w:rPr>
          <w:t>5.3.3</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RecordEmotionPage</w:t>
        </w:r>
        <w:r w:rsidR="00B156FB">
          <w:rPr>
            <w:noProof/>
            <w:webHidden/>
          </w:rPr>
          <w:tab/>
        </w:r>
        <w:r w:rsidR="00B156FB">
          <w:rPr>
            <w:noProof/>
            <w:webHidden/>
          </w:rPr>
          <w:fldChar w:fldCharType="begin"/>
        </w:r>
        <w:r w:rsidR="00B156FB">
          <w:rPr>
            <w:noProof/>
            <w:webHidden/>
          </w:rPr>
          <w:instrText xml:space="preserve"> PAGEREF _Toc175647190 \h </w:instrText>
        </w:r>
        <w:r w:rsidR="00B156FB">
          <w:rPr>
            <w:noProof/>
            <w:webHidden/>
          </w:rPr>
        </w:r>
        <w:r w:rsidR="00B156FB">
          <w:rPr>
            <w:noProof/>
            <w:webHidden/>
          </w:rPr>
          <w:fldChar w:fldCharType="separate"/>
        </w:r>
        <w:r w:rsidR="007E1A16">
          <w:rPr>
            <w:noProof/>
            <w:webHidden/>
          </w:rPr>
          <w:t>33</w:t>
        </w:r>
        <w:r w:rsidR="00B156FB">
          <w:rPr>
            <w:noProof/>
            <w:webHidden/>
          </w:rPr>
          <w:fldChar w:fldCharType="end"/>
        </w:r>
      </w:hyperlink>
    </w:p>
    <w:p w14:paraId="06E899C1" w14:textId="61B7CEB4"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1" w:history="1">
        <w:r w:rsidR="00B156FB" w:rsidRPr="00531F48">
          <w:rPr>
            <w:rStyle w:val="Collegamentoipertestuale"/>
            <w:noProof/>
          </w:rPr>
          <w:t>5.3.4</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LevelSelectionPage</w:t>
        </w:r>
        <w:r w:rsidR="00B156FB">
          <w:rPr>
            <w:noProof/>
            <w:webHidden/>
          </w:rPr>
          <w:tab/>
        </w:r>
        <w:r w:rsidR="00B156FB">
          <w:rPr>
            <w:noProof/>
            <w:webHidden/>
          </w:rPr>
          <w:fldChar w:fldCharType="begin"/>
        </w:r>
        <w:r w:rsidR="00B156FB">
          <w:rPr>
            <w:noProof/>
            <w:webHidden/>
          </w:rPr>
          <w:instrText xml:space="preserve"> PAGEREF _Toc175647191 \h </w:instrText>
        </w:r>
        <w:r w:rsidR="00B156FB">
          <w:rPr>
            <w:noProof/>
            <w:webHidden/>
          </w:rPr>
        </w:r>
        <w:r w:rsidR="00B156FB">
          <w:rPr>
            <w:noProof/>
            <w:webHidden/>
          </w:rPr>
          <w:fldChar w:fldCharType="separate"/>
        </w:r>
        <w:r w:rsidR="007E1A16">
          <w:rPr>
            <w:noProof/>
            <w:webHidden/>
          </w:rPr>
          <w:t>34</w:t>
        </w:r>
        <w:r w:rsidR="00B156FB">
          <w:rPr>
            <w:noProof/>
            <w:webHidden/>
          </w:rPr>
          <w:fldChar w:fldCharType="end"/>
        </w:r>
      </w:hyperlink>
    </w:p>
    <w:p w14:paraId="245F4560" w14:textId="03A46750"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2" w:history="1">
        <w:r w:rsidR="00B156FB" w:rsidRPr="00531F48">
          <w:rPr>
            <w:rStyle w:val="Collegamentoipertestuale"/>
            <w:noProof/>
          </w:rPr>
          <w:t>5.3.5</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LevelPage</w:t>
        </w:r>
        <w:r w:rsidR="00B156FB">
          <w:rPr>
            <w:noProof/>
            <w:webHidden/>
          </w:rPr>
          <w:tab/>
        </w:r>
        <w:r w:rsidR="00B156FB">
          <w:rPr>
            <w:noProof/>
            <w:webHidden/>
          </w:rPr>
          <w:fldChar w:fldCharType="begin"/>
        </w:r>
        <w:r w:rsidR="00B156FB">
          <w:rPr>
            <w:noProof/>
            <w:webHidden/>
          </w:rPr>
          <w:instrText xml:space="preserve"> PAGEREF _Toc175647192 \h </w:instrText>
        </w:r>
        <w:r w:rsidR="00B156FB">
          <w:rPr>
            <w:noProof/>
            <w:webHidden/>
          </w:rPr>
        </w:r>
        <w:r w:rsidR="00B156FB">
          <w:rPr>
            <w:noProof/>
            <w:webHidden/>
          </w:rPr>
          <w:fldChar w:fldCharType="separate"/>
        </w:r>
        <w:r w:rsidR="007E1A16">
          <w:rPr>
            <w:noProof/>
            <w:webHidden/>
          </w:rPr>
          <w:t>35</w:t>
        </w:r>
        <w:r w:rsidR="00B156FB">
          <w:rPr>
            <w:noProof/>
            <w:webHidden/>
          </w:rPr>
          <w:fldChar w:fldCharType="end"/>
        </w:r>
      </w:hyperlink>
    </w:p>
    <w:p w14:paraId="75F5398E" w14:textId="30FA9E95"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3" w:history="1">
        <w:r w:rsidR="00B156FB" w:rsidRPr="00531F48">
          <w:rPr>
            <w:rStyle w:val="Collegamentoipertestuale"/>
            <w:noProof/>
          </w:rPr>
          <w:t>5.3.6</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EasePage</w:t>
        </w:r>
        <w:r w:rsidR="00B156FB">
          <w:rPr>
            <w:noProof/>
            <w:webHidden/>
          </w:rPr>
          <w:tab/>
        </w:r>
        <w:r w:rsidR="00B156FB">
          <w:rPr>
            <w:noProof/>
            <w:webHidden/>
          </w:rPr>
          <w:fldChar w:fldCharType="begin"/>
        </w:r>
        <w:r w:rsidR="00B156FB">
          <w:rPr>
            <w:noProof/>
            <w:webHidden/>
          </w:rPr>
          <w:instrText xml:space="preserve"> PAGEREF _Toc175647193 \h </w:instrText>
        </w:r>
        <w:r w:rsidR="00B156FB">
          <w:rPr>
            <w:noProof/>
            <w:webHidden/>
          </w:rPr>
        </w:r>
        <w:r w:rsidR="00B156FB">
          <w:rPr>
            <w:noProof/>
            <w:webHidden/>
          </w:rPr>
          <w:fldChar w:fldCharType="separate"/>
        </w:r>
        <w:r w:rsidR="007E1A16">
          <w:rPr>
            <w:noProof/>
            <w:webHidden/>
          </w:rPr>
          <w:t>35</w:t>
        </w:r>
        <w:r w:rsidR="00B156FB">
          <w:rPr>
            <w:noProof/>
            <w:webHidden/>
          </w:rPr>
          <w:fldChar w:fldCharType="end"/>
        </w:r>
      </w:hyperlink>
    </w:p>
    <w:p w14:paraId="5BADF9F1" w14:textId="0D9D5C90"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4" w:history="1">
        <w:r w:rsidR="00B156FB" w:rsidRPr="00531F48">
          <w:rPr>
            <w:rStyle w:val="Collegamentoipertestuale"/>
            <w:noProof/>
          </w:rPr>
          <w:t>5.3.7</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SoundPage</w:t>
        </w:r>
        <w:r w:rsidR="00B156FB">
          <w:rPr>
            <w:noProof/>
            <w:webHidden/>
          </w:rPr>
          <w:tab/>
        </w:r>
        <w:r w:rsidR="00B156FB">
          <w:rPr>
            <w:noProof/>
            <w:webHidden/>
          </w:rPr>
          <w:fldChar w:fldCharType="begin"/>
        </w:r>
        <w:r w:rsidR="00B156FB">
          <w:rPr>
            <w:noProof/>
            <w:webHidden/>
          </w:rPr>
          <w:instrText xml:space="preserve"> PAGEREF _Toc175647194 \h </w:instrText>
        </w:r>
        <w:r w:rsidR="00B156FB">
          <w:rPr>
            <w:noProof/>
            <w:webHidden/>
          </w:rPr>
        </w:r>
        <w:r w:rsidR="00B156FB">
          <w:rPr>
            <w:noProof/>
            <w:webHidden/>
          </w:rPr>
          <w:fldChar w:fldCharType="separate"/>
        </w:r>
        <w:r w:rsidR="007E1A16">
          <w:rPr>
            <w:noProof/>
            <w:webHidden/>
          </w:rPr>
          <w:t>36</w:t>
        </w:r>
        <w:r w:rsidR="00B156FB">
          <w:rPr>
            <w:noProof/>
            <w:webHidden/>
          </w:rPr>
          <w:fldChar w:fldCharType="end"/>
        </w:r>
      </w:hyperlink>
    </w:p>
    <w:p w14:paraId="3C5A680B" w14:textId="0DAAE92E"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6" w:history="1">
        <w:r w:rsidR="00B156FB" w:rsidRPr="00531F48">
          <w:rPr>
            <w:rStyle w:val="Collegamentoipertestuale"/>
            <w:noProof/>
          </w:rPr>
          <w:t>5.3.8</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RespirationPage e MeditationPage</w:t>
        </w:r>
        <w:r w:rsidR="00B156FB">
          <w:rPr>
            <w:noProof/>
            <w:webHidden/>
          </w:rPr>
          <w:tab/>
        </w:r>
        <w:r w:rsidR="00B156FB">
          <w:rPr>
            <w:noProof/>
            <w:webHidden/>
          </w:rPr>
          <w:fldChar w:fldCharType="begin"/>
        </w:r>
        <w:r w:rsidR="00B156FB">
          <w:rPr>
            <w:noProof/>
            <w:webHidden/>
          </w:rPr>
          <w:instrText xml:space="preserve"> PAGEREF _Toc175647196 \h </w:instrText>
        </w:r>
        <w:r w:rsidR="00B156FB">
          <w:rPr>
            <w:noProof/>
            <w:webHidden/>
          </w:rPr>
        </w:r>
        <w:r w:rsidR="00B156FB">
          <w:rPr>
            <w:noProof/>
            <w:webHidden/>
          </w:rPr>
          <w:fldChar w:fldCharType="separate"/>
        </w:r>
        <w:r w:rsidR="007E1A16">
          <w:rPr>
            <w:noProof/>
            <w:webHidden/>
          </w:rPr>
          <w:t>36</w:t>
        </w:r>
        <w:r w:rsidR="00B156FB">
          <w:rPr>
            <w:noProof/>
            <w:webHidden/>
          </w:rPr>
          <w:fldChar w:fldCharType="end"/>
        </w:r>
      </w:hyperlink>
    </w:p>
    <w:p w14:paraId="73565180" w14:textId="1B459D1C" w:rsidR="00B156FB" w:rsidRDefault="00457C3C">
      <w:pPr>
        <w:pStyle w:val="Sommario3"/>
        <w:tabs>
          <w:tab w:val="left" w:pos="120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7" w:history="1">
        <w:r w:rsidR="00B156FB" w:rsidRPr="00531F48">
          <w:rPr>
            <w:rStyle w:val="Collegamentoipertestuale"/>
            <w:noProof/>
          </w:rPr>
          <w:t>5.3.9</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SupportoPage</w:t>
        </w:r>
        <w:r w:rsidR="00B156FB">
          <w:rPr>
            <w:noProof/>
            <w:webHidden/>
          </w:rPr>
          <w:tab/>
        </w:r>
        <w:r w:rsidR="00B156FB">
          <w:rPr>
            <w:noProof/>
            <w:webHidden/>
          </w:rPr>
          <w:fldChar w:fldCharType="begin"/>
        </w:r>
        <w:r w:rsidR="00B156FB">
          <w:rPr>
            <w:noProof/>
            <w:webHidden/>
          </w:rPr>
          <w:instrText xml:space="preserve"> PAGEREF _Toc175647197 \h </w:instrText>
        </w:r>
        <w:r w:rsidR="00B156FB">
          <w:rPr>
            <w:noProof/>
            <w:webHidden/>
          </w:rPr>
        </w:r>
        <w:r w:rsidR="00B156FB">
          <w:rPr>
            <w:noProof/>
            <w:webHidden/>
          </w:rPr>
          <w:fldChar w:fldCharType="separate"/>
        </w:r>
        <w:r w:rsidR="007E1A16">
          <w:rPr>
            <w:noProof/>
            <w:webHidden/>
          </w:rPr>
          <w:t>37</w:t>
        </w:r>
        <w:r w:rsidR="00B156FB">
          <w:rPr>
            <w:noProof/>
            <w:webHidden/>
          </w:rPr>
          <w:fldChar w:fldCharType="end"/>
        </w:r>
      </w:hyperlink>
    </w:p>
    <w:p w14:paraId="51817DBB" w14:textId="66E604CC" w:rsidR="00B156FB" w:rsidRDefault="00457C3C">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8" w:history="1">
        <w:r w:rsidR="00B156FB" w:rsidRPr="00531F48">
          <w:rPr>
            <w:rStyle w:val="Collegamentoipertestuale"/>
            <w:noProof/>
          </w:rPr>
          <w:t>5.3.10</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ProfilePage</w:t>
        </w:r>
        <w:r w:rsidR="00B156FB">
          <w:rPr>
            <w:noProof/>
            <w:webHidden/>
          </w:rPr>
          <w:tab/>
        </w:r>
        <w:r w:rsidR="00B156FB">
          <w:rPr>
            <w:noProof/>
            <w:webHidden/>
          </w:rPr>
          <w:fldChar w:fldCharType="begin"/>
        </w:r>
        <w:r w:rsidR="00B156FB">
          <w:rPr>
            <w:noProof/>
            <w:webHidden/>
          </w:rPr>
          <w:instrText xml:space="preserve"> PAGEREF _Toc175647198 \h </w:instrText>
        </w:r>
        <w:r w:rsidR="00B156FB">
          <w:rPr>
            <w:noProof/>
            <w:webHidden/>
          </w:rPr>
        </w:r>
        <w:r w:rsidR="00B156FB">
          <w:rPr>
            <w:noProof/>
            <w:webHidden/>
          </w:rPr>
          <w:fldChar w:fldCharType="separate"/>
        </w:r>
        <w:r w:rsidR="007E1A16">
          <w:rPr>
            <w:noProof/>
            <w:webHidden/>
          </w:rPr>
          <w:t>38</w:t>
        </w:r>
        <w:r w:rsidR="00B156FB">
          <w:rPr>
            <w:noProof/>
            <w:webHidden/>
          </w:rPr>
          <w:fldChar w:fldCharType="end"/>
        </w:r>
      </w:hyperlink>
    </w:p>
    <w:p w14:paraId="6FC14DDD" w14:textId="07D2CC00" w:rsidR="00B156FB" w:rsidRDefault="00457C3C">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199" w:history="1">
        <w:r w:rsidR="00B156FB" w:rsidRPr="00531F48">
          <w:rPr>
            <w:rStyle w:val="Collegamentoipertestuale"/>
            <w:noProof/>
          </w:rPr>
          <w:t>5.3.11</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SettingPage</w:t>
        </w:r>
        <w:r w:rsidR="00B156FB">
          <w:rPr>
            <w:noProof/>
            <w:webHidden/>
          </w:rPr>
          <w:tab/>
        </w:r>
        <w:r w:rsidR="00B156FB">
          <w:rPr>
            <w:noProof/>
            <w:webHidden/>
          </w:rPr>
          <w:fldChar w:fldCharType="begin"/>
        </w:r>
        <w:r w:rsidR="00B156FB">
          <w:rPr>
            <w:noProof/>
            <w:webHidden/>
          </w:rPr>
          <w:instrText xml:space="preserve"> PAGEREF _Toc175647199 \h </w:instrText>
        </w:r>
        <w:r w:rsidR="00B156FB">
          <w:rPr>
            <w:noProof/>
            <w:webHidden/>
          </w:rPr>
        </w:r>
        <w:r w:rsidR="00B156FB">
          <w:rPr>
            <w:noProof/>
            <w:webHidden/>
          </w:rPr>
          <w:fldChar w:fldCharType="separate"/>
        </w:r>
        <w:r w:rsidR="007E1A16">
          <w:rPr>
            <w:noProof/>
            <w:webHidden/>
          </w:rPr>
          <w:t>39</w:t>
        </w:r>
        <w:r w:rsidR="00B156FB">
          <w:rPr>
            <w:noProof/>
            <w:webHidden/>
          </w:rPr>
          <w:fldChar w:fldCharType="end"/>
        </w:r>
      </w:hyperlink>
    </w:p>
    <w:p w14:paraId="65D51CCE" w14:textId="487DE33C" w:rsidR="00B156FB" w:rsidRDefault="00457C3C">
      <w:pPr>
        <w:pStyle w:val="Sommario3"/>
        <w:tabs>
          <w:tab w:val="left" w:pos="1440"/>
          <w:tab w:val="right" w:leader="dot" w:pos="8494"/>
        </w:tabs>
        <w:rPr>
          <w:rFonts w:asciiTheme="minorHAnsi" w:eastAsiaTheme="minorEastAsia" w:hAnsiTheme="minorHAnsi" w:cstheme="minorBidi"/>
          <w:noProof/>
          <w:kern w:val="2"/>
          <w:sz w:val="24"/>
          <w:szCs w:val="24"/>
          <w:lang w:eastAsia="it-IT"/>
          <w14:ligatures w14:val="standardContextual"/>
        </w:rPr>
      </w:pPr>
      <w:hyperlink w:anchor="_Toc175647200" w:history="1">
        <w:r w:rsidR="00B156FB" w:rsidRPr="00531F48">
          <w:rPr>
            <w:rStyle w:val="Collegamentoipertestuale"/>
            <w:noProof/>
          </w:rPr>
          <w:t>5.3.12</w:t>
        </w:r>
        <w:r w:rsidR="00B156FB">
          <w:rPr>
            <w:rFonts w:asciiTheme="minorHAnsi" w:eastAsiaTheme="minorEastAsia" w:hAnsiTheme="minorHAnsi" w:cstheme="minorBidi"/>
            <w:noProof/>
            <w:kern w:val="2"/>
            <w:sz w:val="24"/>
            <w:szCs w:val="24"/>
            <w:lang w:eastAsia="it-IT"/>
            <w14:ligatures w14:val="standardContextual"/>
          </w:rPr>
          <w:tab/>
        </w:r>
        <w:r w:rsidR="00B156FB" w:rsidRPr="00531F48">
          <w:rPr>
            <w:rStyle w:val="Collegamentoipertestuale"/>
            <w:noProof/>
          </w:rPr>
          <w:t>RegistrazionePage e SignInPage</w:t>
        </w:r>
        <w:r w:rsidR="00B156FB">
          <w:rPr>
            <w:noProof/>
            <w:webHidden/>
          </w:rPr>
          <w:tab/>
        </w:r>
        <w:r w:rsidR="00B156FB">
          <w:rPr>
            <w:noProof/>
            <w:webHidden/>
          </w:rPr>
          <w:fldChar w:fldCharType="begin"/>
        </w:r>
        <w:r w:rsidR="00B156FB">
          <w:rPr>
            <w:noProof/>
            <w:webHidden/>
          </w:rPr>
          <w:instrText xml:space="preserve"> PAGEREF _Toc175647200 \h </w:instrText>
        </w:r>
        <w:r w:rsidR="00B156FB">
          <w:rPr>
            <w:noProof/>
            <w:webHidden/>
          </w:rPr>
        </w:r>
        <w:r w:rsidR="00B156FB">
          <w:rPr>
            <w:noProof/>
            <w:webHidden/>
          </w:rPr>
          <w:fldChar w:fldCharType="separate"/>
        </w:r>
        <w:r w:rsidR="007E1A16">
          <w:rPr>
            <w:noProof/>
            <w:webHidden/>
          </w:rPr>
          <w:t>40</w:t>
        </w:r>
        <w:r w:rsidR="00B156FB">
          <w:rPr>
            <w:noProof/>
            <w:webHidden/>
          </w:rPr>
          <w:fldChar w:fldCharType="end"/>
        </w:r>
      </w:hyperlink>
    </w:p>
    <w:p w14:paraId="3BBEFF0D" w14:textId="6B18B61B"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201" w:history="1">
        <w:r w:rsidR="00B156FB" w:rsidRPr="00531F48">
          <w:rPr>
            <w:rStyle w:val="Collegamentoipertestuale"/>
            <w:noProof/>
          </w:rPr>
          <w:t>Conclusioni</w:t>
        </w:r>
        <w:r w:rsidR="00B156FB">
          <w:rPr>
            <w:noProof/>
            <w:webHidden/>
          </w:rPr>
          <w:tab/>
        </w:r>
        <w:r w:rsidR="00B156FB">
          <w:rPr>
            <w:noProof/>
            <w:webHidden/>
          </w:rPr>
          <w:fldChar w:fldCharType="begin"/>
        </w:r>
        <w:r w:rsidR="00B156FB">
          <w:rPr>
            <w:noProof/>
            <w:webHidden/>
          </w:rPr>
          <w:instrText xml:space="preserve"> PAGEREF _Toc175647201 \h </w:instrText>
        </w:r>
        <w:r w:rsidR="00B156FB">
          <w:rPr>
            <w:noProof/>
            <w:webHidden/>
          </w:rPr>
        </w:r>
        <w:r w:rsidR="00B156FB">
          <w:rPr>
            <w:noProof/>
            <w:webHidden/>
          </w:rPr>
          <w:fldChar w:fldCharType="separate"/>
        </w:r>
        <w:r w:rsidR="007E1A16">
          <w:rPr>
            <w:noProof/>
            <w:webHidden/>
          </w:rPr>
          <w:t>43</w:t>
        </w:r>
        <w:r w:rsidR="00B156FB">
          <w:rPr>
            <w:noProof/>
            <w:webHidden/>
          </w:rPr>
          <w:fldChar w:fldCharType="end"/>
        </w:r>
      </w:hyperlink>
    </w:p>
    <w:p w14:paraId="294B6500" w14:textId="1378AD1F"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202" w:history="1">
        <w:r w:rsidR="00B156FB" w:rsidRPr="00531F48">
          <w:rPr>
            <w:rStyle w:val="Collegamentoipertestuale"/>
            <w:noProof/>
          </w:rPr>
          <w:t>Bibliografia</w:t>
        </w:r>
        <w:r w:rsidR="00B156FB">
          <w:rPr>
            <w:noProof/>
            <w:webHidden/>
          </w:rPr>
          <w:tab/>
        </w:r>
        <w:r w:rsidR="00B156FB">
          <w:rPr>
            <w:noProof/>
            <w:webHidden/>
          </w:rPr>
          <w:fldChar w:fldCharType="begin"/>
        </w:r>
        <w:r w:rsidR="00B156FB">
          <w:rPr>
            <w:noProof/>
            <w:webHidden/>
          </w:rPr>
          <w:instrText xml:space="preserve"> PAGEREF _Toc175647202 \h </w:instrText>
        </w:r>
        <w:r w:rsidR="00B156FB">
          <w:rPr>
            <w:noProof/>
            <w:webHidden/>
          </w:rPr>
        </w:r>
        <w:r w:rsidR="00B156FB">
          <w:rPr>
            <w:noProof/>
            <w:webHidden/>
          </w:rPr>
          <w:fldChar w:fldCharType="separate"/>
        </w:r>
        <w:r w:rsidR="007E1A16">
          <w:rPr>
            <w:noProof/>
            <w:webHidden/>
          </w:rPr>
          <w:t>47</w:t>
        </w:r>
        <w:r w:rsidR="00B156FB">
          <w:rPr>
            <w:noProof/>
            <w:webHidden/>
          </w:rPr>
          <w:fldChar w:fldCharType="end"/>
        </w:r>
      </w:hyperlink>
    </w:p>
    <w:p w14:paraId="4C6E6B38" w14:textId="77CE1387"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203" w:history="1">
        <w:r w:rsidR="00B156FB" w:rsidRPr="00531F48">
          <w:rPr>
            <w:rStyle w:val="Collegamentoipertestuale"/>
            <w:noProof/>
          </w:rPr>
          <w:t>Sitografia</w:t>
        </w:r>
        <w:r w:rsidR="00B156FB">
          <w:rPr>
            <w:noProof/>
            <w:webHidden/>
          </w:rPr>
          <w:tab/>
        </w:r>
        <w:r w:rsidR="00B156FB">
          <w:rPr>
            <w:noProof/>
            <w:webHidden/>
          </w:rPr>
          <w:fldChar w:fldCharType="begin"/>
        </w:r>
        <w:r w:rsidR="00B156FB">
          <w:rPr>
            <w:noProof/>
            <w:webHidden/>
          </w:rPr>
          <w:instrText xml:space="preserve"> PAGEREF _Toc175647203 \h </w:instrText>
        </w:r>
        <w:r w:rsidR="00B156FB">
          <w:rPr>
            <w:noProof/>
            <w:webHidden/>
          </w:rPr>
        </w:r>
        <w:r w:rsidR="00B156FB">
          <w:rPr>
            <w:noProof/>
            <w:webHidden/>
          </w:rPr>
          <w:fldChar w:fldCharType="separate"/>
        </w:r>
        <w:r w:rsidR="007E1A16">
          <w:rPr>
            <w:noProof/>
            <w:webHidden/>
          </w:rPr>
          <w:t>49</w:t>
        </w:r>
        <w:r w:rsidR="00B156FB">
          <w:rPr>
            <w:noProof/>
            <w:webHidden/>
          </w:rPr>
          <w:fldChar w:fldCharType="end"/>
        </w:r>
      </w:hyperlink>
    </w:p>
    <w:p w14:paraId="4314225A" w14:textId="45AD88D8"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204" w:history="1">
        <w:r w:rsidR="00B156FB" w:rsidRPr="00531F48">
          <w:rPr>
            <w:rStyle w:val="Collegamentoipertestuale"/>
            <w:noProof/>
          </w:rPr>
          <w:t>Appendice A: Riferimenti alle librerie utilizzate</w:t>
        </w:r>
        <w:r w:rsidR="00B156FB">
          <w:rPr>
            <w:noProof/>
            <w:webHidden/>
          </w:rPr>
          <w:tab/>
        </w:r>
        <w:r w:rsidR="00B156FB">
          <w:rPr>
            <w:noProof/>
            <w:webHidden/>
          </w:rPr>
          <w:fldChar w:fldCharType="begin"/>
        </w:r>
        <w:r w:rsidR="00B156FB">
          <w:rPr>
            <w:noProof/>
            <w:webHidden/>
          </w:rPr>
          <w:instrText xml:space="preserve"> PAGEREF _Toc175647204 \h </w:instrText>
        </w:r>
        <w:r w:rsidR="00B156FB">
          <w:rPr>
            <w:noProof/>
            <w:webHidden/>
          </w:rPr>
        </w:r>
        <w:r w:rsidR="00B156FB">
          <w:rPr>
            <w:noProof/>
            <w:webHidden/>
          </w:rPr>
          <w:fldChar w:fldCharType="separate"/>
        </w:r>
        <w:r w:rsidR="007E1A16">
          <w:rPr>
            <w:noProof/>
            <w:webHidden/>
          </w:rPr>
          <w:t>51</w:t>
        </w:r>
        <w:r w:rsidR="00B156FB">
          <w:rPr>
            <w:noProof/>
            <w:webHidden/>
          </w:rPr>
          <w:fldChar w:fldCharType="end"/>
        </w:r>
      </w:hyperlink>
    </w:p>
    <w:p w14:paraId="7676BCD2" w14:textId="7C9A5B90" w:rsidR="00B156FB" w:rsidRDefault="00457C3C">
      <w:pPr>
        <w:pStyle w:val="Sommario1"/>
        <w:rPr>
          <w:rFonts w:asciiTheme="minorHAnsi" w:eastAsiaTheme="minorEastAsia" w:hAnsiTheme="minorHAnsi" w:cstheme="minorBidi"/>
          <w:noProof/>
          <w:kern w:val="2"/>
          <w:sz w:val="24"/>
          <w:szCs w:val="24"/>
          <w:lang w:eastAsia="it-IT"/>
          <w14:ligatures w14:val="standardContextual"/>
        </w:rPr>
      </w:pPr>
      <w:hyperlink w:anchor="_Toc175647205" w:history="1">
        <w:r w:rsidR="00B156FB" w:rsidRPr="00531F48">
          <w:rPr>
            <w:rStyle w:val="Collegamentoipertestuale"/>
            <w:noProof/>
          </w:rPr>
          <w:t>Appendice B: Riferimento al codice del file message.dart</w:t>
        </w:r>
        <w:r w:rsidR="00B156FB">
          <w:rPr>
            <w:noProof/>
            <w:webHidden/>
          </w:rPr>
          <w:tab/>
        </w:r>
        <w:r w:rsidR="00B156FB">
          <w:rPr>
            <w:noProof/>
            <w:webHidden/>
          </w:rPr>
          <w:fldChar w:fldCharType="begin"/>
        </w:r>
        <w:r w:rsidR="00B156FB">
          <w:rPr>
            <w:noProof/>
            <w:webHidden/>
          </w:rPr>
          <w:instrText xml:space="preserve"> PAGEREF _Toc175647205 \h </w:instrText>
        </w:r>
        <w:r w:rsidR="00B156FB">
          <w:rPr>
            <w:noProof/>
            <w:webHidden/>
          </w:rPr>
        </w:r>
        <w:r w:rsidR="00B156FB">
          <w:rPr>
            <w:noProof/>
            <w:webHidden/>
          </w:rPr>
          <w:fldChar w:fldCharType="separate"/>
        </w:r>
        <w:r w:rsidR="007E1A16">
          <w:rPr>
            <w:noProof/>
            <w:webHidden/>
          </w:rPr>
          <w:t>53</w:t>
        </w:r>
        <w:r w:rsidR="00B156FB">
          <w:rPr>
            <w:noProof/>
            <w:webHidden/>
          </w:rPr>
          <w:fldChar w:fldCharType="end"/>
        </w:r>
      </w:hyperlink>
    </w:p>
    <w:p w14:paraId="21D68AD8" w14:textId="0823B14D" w:rsidR="00DA6F3F" w:rsidRPr="008433CF" w:rsidRDefault="00645EFA" w:rsidP="00645EFA">
      <w:pPr>
        <w:pStyle w:val="Titolo"/>
        <w:jc w:val="left"/>
        <w:outlineLvl w:val="0"/>
        <w:rPr>
          <w:b/>
          <w:bCs/>
          <w:i/>
          <w:iCs/>
          <w:sz w:val="24"/>
        </w:rPr>
      </w:pPr>
      <w:r w:rsidRPr="0065694E">
        <w:rPr>
          <w:b/>
          <w:bCs/>
          <w:i/>
          <w:iCs/>
          <w:sz w:val="24"/>
        </w:rPr>
        <w:fldChar w:fldCharType="end"/>
      </w:r>
    </w:p>
    <w:p w14:paraId="3E995417" w14:textId="77777777" w:rsidR="009375BD" w:rsidRDefault="009375BD" w:rsidP="009375BD">
      <w:pPr>
        <w:pStyle w:val="TitoloT"/>
        <w:numPr>
          <w:ilvl w:val="0"/>
          <w:numId w:val="0"/>
        </w:numPr>
        <w:rPr>
          <w:ins w:id="148" w:author="LARA LONGHI" w:date="2024-08-07T10:25:00Z" w16du:dateUtc="2024-08-07T08:25:00Z"/>
          <w:i/>
        </w:rPr>
      </w:pPr>
    </w:p>
    <w:p w14:paraId="513481BB" w14:textId="77777777" w:rsidR="00673BED" w:rsidRDefault="00673BED" w:rsidP="009375BD">
      <w:pPr>
        <w:pStyle w:val="TitoloT"/>
        <w:numPr>
          <w:ilvl w:val="0"/>
          <w:numId w:val="0"/>
        </w:numPr>
        <w:rPr>
          <w:ins w:id="149" w:author="LARA LONGHI" w:date="2024-08-07T10:25:00Z" w16du:dateUtc="2024-08-07T08:25:00Z"/>
          <w:i/>
        </w:rPr>
      </w:pPr>
    </w:p>
    <w:p w14:paraId="1B336873" w14:textId="77777777" w:rsidR="00673BED" w:rsidRDefault="00673BED" w:rsidP="009375BD">
      <w:pPr>
        <w:pStyle w:val="TitoloT"/>
        <w:numPr>
          <w:ilvl w:val="0"/>
          <w:numId w:val="0"/>
        </w:numPr>
        <w:rPr>
          <w:ins w:id="150" w:author="LARA LONGHI" w:date="2024-08-07T10:25:00Z" w16du:dateUtc="2024-08-07T08:25:00Z"/>
          <w:i/>
        </w:rPr>
      </w:pPr>
    </w:p>
    <w:p w14:paraId="0A6727BC" w14:textId="77777777" w:rsidR="00673BED" w:rsidRDefault="00673BED" w:rsidP="009375BD">
      <w:pPr>
        <w:pStyle w:val="TitoloT"/>
        <w:numPr>
          <w:ilvl w:val="0"/>
          <w:numId w:val="0"/>
        </w:numPr>
        <w:rPr>
          <w:i/>
        </w:rPr>
      </w:pPr>
    </w:p>
    <w:p w14:paraId="4DA7662C" w14:textId="77777777" w:rsidR="00281D6B" w:rsidRDefault="00281D6B" w:rsidP="002C299D">
      <w:pPr>
        <w:pStyle w:val="TitoloT"/>
        <w:numPr>
          <w:ilvl w:val="0"/>
          <w:numId w:val="0"/>
        </w:numPr>
        <w:ind w:left="720" w:hanging="360"/>
        <w:rPr>
          <w:ins w:id="151" w:author="LARA LONGHI" w:date="2024-08-07T10:25:00Z" w16du:dateUtc="2024-08-07T08:25:00Z"/>
          <w:i/>
        </w:rPr>
      </w:pPr>
      <w:bookmarkStart w:id="152" w:name="_Toc173072192"/>
      <w:bookmarkStart w:id="153" w:name="_Toc173073898"/>
      <w:bookmarkStart w:id="154" w:name="_Toc173143670"/>
      <w:bookmarkStart w:id="155" w:name="_Toc173151206"/>
      <w:bookmarkStart w:id="156" w:name="_Toc173157201"/>
      <w:bookmarkStart w:id="157" w:name="_Toc173496766"/>
      <w:bookmarkStart w:id="158" w:name="_Toc173496854"/>
      <w:bookmarkStart w:id="159" w:name="_Toc173497071"/>
      <w:bookmarkStart w:id="160" w:name="_Toc173755293"/>
      <w:bookmarkStart w:id="161" w:name="_Toc173836219"/>
      <w:bookmarkStart w:id="162" w:name="_Toc173836266"/>
      <w:bookmarkStart w:id="163" w:name="_Toc173837568"/>
    </w:p>
    <w:p w14:paraId="6C0376E1" w14:textId="77777777" w:rsidR="00281D6B" w:rsidRDefault="00281D6B" w:rsidP="002C299D">
      <w:pPr>
        <w:pStyle w:val="TitoloT"/>
        <w:numPr>
          <w:ilvl w:val="0"/>
          <w:numId w:val="0"/>
        </w:numPr>
        <w:ind w:left="720" w:hanging="360"/>
        <w:rPr>
          <w:ins w:id="164" w:author="LARA LONGHI" w:date="2024-08-07T10:25:00Z" w16du:dateUtc="2024-08-07T08:25:00Z"/>
          <w:i/>
        </w:rPr>
      </w:pPr>
    </w:p>
    <w:p w14:paraId="12597E02" w14:textId="77777777" w:rsidR="00281D6B" w:rsidRDefault="00281D6B" w:rsidP="002C299D">
      <w:pPr>
        <w:pStyle w:val="TitoloT"/>
        <w:numPr>
          <w:ilvl w:val="0"/>
          <w:numId w:val="0"/>
        </w:numPr>
        <w:ind w:left="720" w:hanging="360"/>
        <w:rPr>
          <w:ins w:id="165" w:author="LARA LONGHI" w:date="2024-08-07T10:25:00Z" w16du:dateUtc="2024-08-07T08:25:00Z"/>
          <w:i/>
        </w:rPr>
      </w:pPr>
    </w:p>
    <w:p w14:paraId="15E5EA1A" w14:textId="77777777" w:rsidR="00281D6B" w:rsidRDefault="00281D6B" w:rsidP="002C299D">
      <w:pPr>
        <w:pStyle w:val="TitoloT"/>
        <w:numPr>
          <w:ilvl w:val="0"/>
          <w:numId w:val="0"/>
        </w:numPr>
        <w:ind w:left="720" w:hanging="360"/>
        <w:rPr>
          <w:ins w:id="166" w:author="LARA LONGHI" w:date="2024-08-07T10:25:00Z" w16du:dateUtc="2024-08-07T08:25:00Z"/>
          <w:i/>
        </w:rPr>
      </w:pPr>
    </w:p>
    <w:p w14:paraId="34B1EA6F" w14:textId="77777777" w:rsidR="00281D6B" w:rsidRDefault="00281D6B" w:rsidP="002C299D">
      <w:pPr>
        <w:pStyle w:val="TitoloT"/>
        <w:numPr>
          <w:ilvl w:val="0"/>
          <w:numId w:val="0"/>
        </w:numPr>
        <w:ind w:left="720" w:hanging="360"/>
        <w:rPr>
          <w:ins w:id="167" w:author="LARA LONGHI" w:date="2024-08-07T10:25:00Z" w16du:dateUtc="2024-08-07T08:25:00Z"/>
          <w:i/>
        </w:rPr>
      </w:pPr>
    </w:p>
    <w:p w14:paraId="047BA9E1" w14:textId="77777777" w:rsidR="00281D6B" w:rsidRDefault="00281D6B" w:rsidP="002C299D">
      <w:pPr>
        <w:pStyle w:val="TitoloT"/>
        <w:numPr>
          <w:ilvl w:val="0"/>
          <w:numId w:val="0"/>
        </w:numPr>
        <w:ind w:left="720" w:hanging="360"/>
        <w:rPr>
          <w:ins w:id="168" w:author="LARA LONGHI" w:date="2024-08-07T10:25:00Z" w16du:dateUtc="2024-08-07T08:25:00Z"/>
          <w:i/>
        </w:rPr>
      </w:pPr>
    </w:p>
    <w:p w14:paraId="5A63179F" w14:textId="77777777" w:rsidR="00281D6B" w:rsidRDefault="00281D6B">
      <w:pPr>
        <w:pStyle w:val="TitoloT"/>
        <w:numPr>
          <w:ilvl w:val="0"/>
          <w:numId w:val="0"/>
        </w:numPr>
        <w:rPr>
          <w:ins w:id="169" w:author="LARA LONGHI" w:date="2024-08-07T10:25:00Z" w16du:dateUtc="2024-08-07T08:25:00Z"/>
          <w:i/>
        </w:rPr>
        <w:sectPr w:rsidR="00281D6B" w:rsidSect="00AF406B">
          <w:headerReference w:type="even" r:id="rId23"/>
          <w:headerReference w:type="default" r:id="rId24"/>
          <w:footerReference w:type="even" r:id="rId25"/>
          <w:footerReference w:type="default" r:id="rId26"/>
          <w:pgSz w:w="11906" w:h="16838" w:code="9"/>
          <w:pgMar w:top="1701" w:right="1701" w:bottom="1701" w:left="1701" w:header="709" w:footer="709" w:gutter="0"/>
          <w:cols w:space="708"/>
          <w:docGrid w:linePitch="360"/>
        </w:sectPr>
      </w:pPr>
    </w:p>
    <w:p w14:paraId="1B3BC51C" w14:textId="187B757D" w:rsidR="009375BD" w:rsidDel="00281D6B" w:rsidRDefault="00E72973">
      <w:pPr>
        <w:pStyle w:val="TitoloT"/>
        <w:numPr>
          <w:ilvl w:val="0"/>
          <w:numId w:val="0"/>
        </w:numPr>
        <w:rPr>
          <w:del w:id="174" w:author="LARA LONGHI" w:date="2024-08-07T10:28:00Z" w16du:dateUtc="2024-08-07T08:28:00Z"/>
          <w:i/>
        </w:rPr>
      </w:pPr>
      <w:del w:id="175" w:author="LARA LONGHI" w:date="2024-08-07T10:30:00Z" w16du:dateUtc="2024-08-07T08:30:00Z">
        <w:r w:rsidDel="00D27D4C">
          <w:rPr>
            <w:i/>
            <w:noProof/>
          </w:rPr>
          <w:lastRenderedPageBreak/>
          <mc:AlternateContent>
            <mc:Choice Requires="wps">
              <w:drawing>
                <wp:anchor distT="0" distB="0" distL="114300" distR="114300" simplePos="0" relativeHeight="251658252" behindDoc="0" locked="0" layoutInCell="1" allowOverlap="1" wp14:anchorId="67640A6B" wp14:editId="5356FD86">
                  <wp:simplePos x="0" y="0"/>
                  <wp:positionH relativeFrom="column">
                    <wp:posOffset>5253990</wp:posOffset>
                  </wp:positionH>
                  <wp:positionV relativeFrom="page">
                    <wp:posOffset>9867900</wp:posOffset>
                  </wp:positionV>
                  <wp:extent cx="266700" cy="228600"/>
                  <wp:effectExtent l="0" t="0" r="0" b="0"/>
                  <wp:wrapNone/>
                  <wp:docPr id="1453767672" name="Rettango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66700" cy="2286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30F11" id="Rettangolo 7" o:spid="_x0000_s1026" alt="&quot;&quot;" style="position:absolute;margin-left:413.7pt;margin-top:777pt;width:21pt;height:18pt;z-index:2516582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" fillcolor="white [3212]" stroked="f" strokeweight="1pt">
                  <w10:wrap anchory="page"/>
                </v:rect>
              </w:pict>
            </mc:Fallback>
          </mc:AlternateContent>
        </w:r>
      </w:del>
      <w:bookmarkEnd w:id="152"/>
      <w:bookmarkEnd w:id="153"/>
      <w:bookmarkEnd w:id="154"/>
      <w:bookmarkEnd w:id="155"/>
      <w:bookmarkEnd w:id="156"/>
      <w:bookmarkEnd w:id="157"/>
      <w:bookmarkEnd w:id="158"/>
      <w:bookmarkEnd w:id="159"/>
      <w:bookmarkEnd w:id="160"/>
      <w:bookmarkEnd w:id="161"/>
      <w:bookmarkEnd w:id="162"/>
      <w:bookmarkEnd w:id="163"/>
      <w:del w:id="176" w:author="LARA LONGHI" w:date="2024-08-07T10:28:00Z" w16du:dateUtc="2024-08-07T08:28:00Z">
        <w:r w:rsidR="009375BD" w:rsidDel="00281D6B">
          <w:rPr>
            <w:i/>
          </w:rPr>
          <w:br w:type="page"/>
        </w:r>
      </w:del>
    </w:p>
    <w:p w14:paraId="02F08F64" w14:textId="2AF275CC" w:rsidR="004C1361" w:rsidRDefault="009375BD">
      <w:pPr>
        <w:pStyle w:val="TitoloT"/>
        <w:numPr>
          <w:ilvl w:val="0"/>
          <w:numId w:val="0"/>
        </w:numPr>
        <w:pPrChange w:id="177" w:author="LARA LONGHI" w:date="2024-08-07T10:28:00Z" w16du:dateUtc="2024-08-07T08:28:00Z">
          <w:pPr>
            <w:pStyle w:val="TitoloT"/>
            <w:ind w:left="426"/>
          </w:pPr>
        </w:pPrChange>
      </w:pPr>
      <w:commentRangeStart w:id="178"/>
      <w:del w:id="179" w:author="LARA LONGHI" w:date="2024-08-07T10:28:00Z" w16du:dateUtc="2024-08-07T08:28:00Z">
        <w:r w:rsidRPr="5EB1AAC7" w:rsidDel="00281D6B">
          <w:rPr>
            <w:i/>
          </w:rPr>
          <w:br w:type="page"/>
        </w:r>
      </w:del>
      <w:bookmarkStart w:id="180" w:name="_Toc175647156"/>
      <w:r w:rsidR="00DA6F3F">
        <w:t>Introduzione</w:t>
      </w:r>
      <w:commentRangeEnd w:id="178"/>
      <w:r>
        <w:commentReference w:id="178"/>
      </w:r>
      <w:bookmarkEnd w:id="180"/>
    </w:p>
    <w:p w14:paraId="1A2D3246" w14:textId="0FE97CA4" w:rsidR="004C1361" w:rsidRDefault="00AF36ED" w:rsidP="008D49D5">
      <w:pPr>
        <w:pStyle w:val="Ttesto"/>
        <w:ind w:left="0"/>
      </w:pPr>
      <w:r>
        <w:t>Questo studio</w:t>
      </w:r>
      <w:r w:rsidR="004E6F07">
        <w:t xml:space="preserve"> </w:t>
      </w:r>
      <w:r w:rsidR="008C5A2B">
        <w:t>si focalizza sullo sviluppo di un’applicazione mobile utilizzando Flutter, con l’obiettivo di gestire l’ansia e lo stress. L’applicazione sarà uno strumento di supporto emotivo e di auto-cura, consentendo agli utenti di affrontare autonomamente situazioni di ansia e stress.</w:t>
      </w:r>
      <w:r w:rsidR="004C1361">
        <w:t xml:space="preserve"> </w:t>
      </w:r>
    </w:p>
    <w:p w14:paraId="739E568C" w14:textId="60D65950" w:rsidR="008C5A2B" w:rsidRDefault="008C5A2B" w:rsidP="008D49D5">
      <w:pPr>
        <w:pStyle w:val="Ttesto"/>
        <w:ind w:left="0"/>
      </w:pPr>
      <w:r w:rsidRPr="008C5A2B">
        <w:t>Il progetto coinvolgerà la ricerca delle necessità degli utenti, la progettazione UX/UI, l’implementazione delle funzionalità dell’applicazione e i test per garantire che l’applicazione soddisfi le esigenze degli utenti.</w:t>
      </w:r>
    </w:p>
    <w:p w14:paraId="0A27B03D" w14:textId="77777777" w:rsidR="008C5A2B" w:rsidRDefault="008C5A2B" w:rsidP="008D49D5">
      <w:pPr>
        <w:pStyle w:val="Ttesto"/>
        <w:ind w:left="0"/>
      </w:pPr>
      <w:r>
        <w:t>Questa tesi si articola in tre sezioni principali:</w:t>
      </w:r>
    </w:p>
    <w:p w14:paraId="465F66A7" w14:textId="60AF3A68" w:rsidR="008C5A2B" w:rsidRDefault="008C5A2B" w:rsidP="008D49D5">
      <w:pPr>
        <w:pStyle w:val="Ttesto"/>
        <w:ind w:left="0"/>
      </w:pPr>
      <w:r>
        <w:t xml:space="preserve">1) </w:t>
      </w:r>
      <w:r w:rsidR="00982CFA">
        <w:t>Attività</w:t>
      </w:r>
      <w:r>
        <w:t xml:space="preserve"> </w:t>
      </w:r>
      <w:r w:rsidR="00982CFA">
        <w:t>di</w:t>
      </w:r>
      <w:r>
        <w:t xml:space="preserve"> ricerca e preferenze degli utenti:</w:t>
      </w:r>
    </w:p>
    <w:p w14:paraId="54F1FA1F" w14:textId="3CC386A1" w:rsidR="008C5A2B" w:rsidRDefault="008C5A2B" w:rsidP="008D49D5">
      <w:pPr>
        <w:pStyle w:val="Ttesto"/>
        <w:ind w:left="0"/>
      </w:pPr>
      <w:r>
        <w:t xml:space="preserve">   - Esplorazione delle ricerche sull'ansia e delle applicazioni esistenti sul mercato</w:t>
      </w:r>
      <w:r w:rsidR="00982CFA">
        <w:t>;</w:t>
      </w:r>
    </w:p>
    <w:p w14:paraId="62154EDA" w14:textId="7D78574C" w:rsidR="008C5A2B" w:rsidRDefault="008C5A2B" w:rsidP="008D49D5">
      <w:pPr>
        <w:pStyle w:val="Ttesto"/>
        <w:ind w:left="0"/>
      </w:pPr>
      <w:r>
        <w:t xml:space="preserve">   - Analisi dei dati di Google Trends relativi all'ansia</w:t>
      </w:r>
      <w:r w:rsidR="00982CFA">
        <w:t>;</w:t>
      </w:r>
    </w:p>
    <w:p w14:paraId="667EE7FF" w14:textId="5811EEB2" w:rsidR="008C5A2B" w:rsidRDefault="008C5A2B" w:rsidP="008D49D5">
      <w:pPr>
        <w:pStyle w:val="Ttesto"/>
        <w:ind w:left="0"/>
      </w:pPr>
      <w:r>
        <w:t xml:space="preserve">   - Utilizzo di Google Form per la raccolta di dati</w:t>
      </w:r>
      <w:r w:rsidR="00982CFA">
        <w:t>;</w:t>
      </w:r>
    </w:p>
    <w:p w14:paraId="2D970392" w14:textId="77777777" w:rsidR="008C5A2B" w:rsidRDefault="008C5A2B" w:rsidP="008D49D5">
      <w:pPr>
        <w:pStyle w:val="Ttesto"/>
        <w:ind w:left="0"/>
      </w:pPr>
      <w:r>
        <w:t xml:space="preserve">   - Valutazione delle tendenze e delle caratteristiche preferite dagli utenti.</w:t>
      </w:r>
    </w:p>
    <w:p w14:paraId="20C3BDDB" w14:textId="77777777" w:rsidR="008C5A2B" w:rsidRDefault="008C5A2B" w:rsidP="008D49D5">
      <w:pPr>
        <w:pStyle w:val="Ttesto"/>
        <w:ind w:left="0"/>
      </w:pPr>
      <w:r>
        <w:t>2) Redazione della documentazione.</w:t>
      </w:r>
    </w:p>
    <w:p w14:paraId="7FE08F26" w14:textId="0DCD46D9" w:rsidR="008C5A2B" w:rsidRDefault="008C5A2B" w:rsidP="008D49D5">
      <w:pPr>
        <w:pStyle w:val="Ttesto"/>
        <w:ind w:left="0"/>
      </w:pPr>
      <w:r>
        <w:t>3) Implementazione dell'applicativo mobile:</w:t>
      </w:r>
    </w:p>
    <w:p w14:paraId="64E096D8" w14:textId="4E265022" w:rsidR="008C5A2B" w:rsidRDefault="008C5A2B" w:rsidP="008D49D5">
      <w:pPr>
        <w:pStyle w:val="Ttesto"/>
        <w:ind w:left="0"/>
      </w:pPr>
      <w:r>
        <w:t xml:space="preserve">   - Creazione di wireframe e mockup per l'interfaccia utente</w:t>
      </w:r>
      <w:r w:rsidR="00982CFA">
        <w:t>;</w:t>
      </w:r>
    </w:p>
    <w:p w14:paraId="1707C7FE" w14:textId="720B480E" w:rsidR="008C5A2B" w:rsidRDefault="008C5A2B" w:rsidP="008D49D5">
      <w:pPr>
        <w:pStyle w:val="Ttesto"/>
        <w:ind w:left="0"/>
      </w:pPr>
      <w:r>
        <w:t xml:space="preserve">   - Sviluppo delle funzionalità dell'applicazione</w:t>
      </w:r>
      <w:r w:rsidR="00982CFA">
        <w:t>;</w:t>
      </w:r>
    </w:p>
    <w:p w14:paraId="7B02A1A9" w14:textId="209027DA" w:rsidR="008C5A2B" w:rsidRDefault="008C5A2B" w:rsidP="008D49D5">
      <w:pPr>
        <w:pStyle w:val="Ttesto"/>
        <w:ind w:left="0"/>
      </w:pPr>
      <w:r>
        <w:t xml:space="preserve">   - Test delle funzionalità dell'applicazione su dispositivi Android e iOS.</w:t>
      </w:r>
    </w:p>
    <w:p w14:paraId="46DD1A05" w14:textId="77777777" w:rsidR="008C5A2B" w:rsidRPr="008C5A2B" w:rsidRDefault="008C5A2B" w:rsidP="008C5A2B">
      <w:pPr>
        <w:pStyle w:val="Ttesto"/>
      </w:pPr>
    </w:p>
    <w:p w14:paraId="5D6AA315" w14:textId="6EF67CFD" w:rsidR="008C5A2B" w:rsidRDefault="008C5A2B" w:rsidP="008C5A2B">
      <w:pPr>
        <w:pStyle w:val="TParagrafo"/>
        <w:numPr>
          <w:ilvl w:val="1"/>
          <w:numId w:val="1"/>
        </w:numPr>
      </w:pPr>
      <w:bookmarkStart w:id="181" w:name="_Toc175647157"/>
      <w:r>
        <w:t>Cos’è l’ansia</w:t>
      </w:r>
      <w:bookmarkEnd w:id="181"/>
    </w:p>
    <w:p w14:paraId="19547C3F" w14:textId="77777777" w:rsidR="00DA66E2" w:rsidRDefault="00DA66E2" w:rsidP="00DA66E2">
      <w:pPr>
        <w:pStyle w:val="Ttesto"/>
        <w:ind w:left="708"/>
      </w:pPr>
      <w:r>
        <w:t>L'ansia è un'emozione universale che si manifesta in modi diversi in ciascun individuo. Essa è un'esperienza soggettiva, influenzata dalle esperienze di vita di ciascuno, poiché, sebbene tutti i cervelli abbiano una struttura e una funzionalità simili, ci sono delle differenze microscopiche che li rendono unici.</w:t>
      </w:r>
    </w:p>
    <w:p w14:paraId="592F41D2" w14:textId="77777777" w:rsidR="00DA66E2" w:rsidRDefault="00DA66E2" w:rsidP="00DA66E2">
      <w:pPr>
        <w:pStyle w:val="Ttesto"/>
        <w:ind w:left="708"/>
      </w:pPr>
      <w:r>
        <w:t>Definita come "un'emozione caratterizzata da sensazioni di tensione, pensieri preoccupati e cambiamenti fisici come un aumento della pressione sanguigna", l'ansia è una reazione comune a situazioni stressanti come test, colloqui, decisioni importanti o parlare in pubblico. Queste circostanze possono provocare nervosismo, preoccupazione e paura.</w:t>
      </w:r>
    </w:p>
    <w:p w14:paraId="740CC14A" w14:textId="463E06ED" w:rsidR="008C5A2B" w:rsidRPr="00DA66E2" w:rsidRDefault="00DA66E2" w:rsidP="00DA66E2">
      <w:pPr>
        <w:pStyle w:val="Ttesto"/>
        <w:ind w:left="708"/>
      </w:pPr>
      <w:r>
        <w:t xml:space="preserve">Tuttavia, l'ansia non sempre rappresenta uno stato patologico. Può essere un sentimento normale e persino utile, motivando a migliorare le proprie prestazioni </w:t>
      </w:r>
      <w:r>
        <w:lastRenderedPageBreak/>
        <w:t>e contribuendo al successo sociale. Tuttavia, quando diventa eccessiva e prolungata rispetto alla reale minaccia dell'evento temuto, può causare notevoli impedimenti e sofferenza.</w:t>
      </w:r>
    </w:p>
    <w:p w14:paraId="373996D1" w14:textId="77777777" w:rsidR="0052112F" w:rsidRDefault="0052112F" w:rsidP="008C5A2B">
      <w:pPr>
        <w:pStyle w:val="TitoloT"/>
        <w:numPr>
          <w:ilvl w:val="0"/>
          <w:numId w:val="0"/>
        </w:numPr>
        <w:ind w:left="426"/>
        <w:rPr>
          <w:ins w:id="182" w:author="LARA LONGHI" w:date="2024-08-07T10:35:00Z" w16du:dateUtc="2024-08-07T08:35:00Z"/>
        </w:rPr>
        <w:sectPr w:rsidR="0052112F" w:rsidSect="00AF406B">
          <w:headerReference w:type="even" r:id="rId27"/>
          <w:headerReference w:type="default" r:id="rId28"/>
          <w:footerReference w:type="even" r:id="rId29"/>
          <w:footerReference w:type="default" r:id="rId30"/>
          <w:pgSz w:w="11906" w:h="16838" w:code="9"/>
          <w:pgMar w:top="1701" w:right="1701" w:bottom="1701" w:left="1701" w:header="709" w:footer="709" w:gutter="0"/>
          <w:cols w:space="708"/>
          <w:docGrid w:linePitch="360"/>
        </w:sectPr>
      </w:pPr>
    </w:p>
    <w:p w14:paraId="3903DE76" w14:textId="697949F9" w:rsidR="008C5A2B" w:rsidRPr="00F90B5C" w:rsidDel="0052112F" w:rsidRDefault="008C5A2B" w:rsidP="008C5A2B">
      <w:pPr>
        <w:pStyle w:val="TitoloT"/>
        <w:numPr>
          <w:ilvl w:val="0"/>
          <w:numId w:val="0"/>
        </w:numPr>
        <w:ind w:left="426"/>
        <w:rPr>
          <w:del w:id="195" w:author="LARA LONGHI" w:date="2024-08-07T10:35:00Z" w16du:dateUtc="2024-08-07T08:35:00Z"/>
        </w:rPr>
      </w:pPr>
      <w:bookmarkStart w:id="196" w:name="_Toc173919859"/>
      <w:bookmarkStart w:id="197" w:name="_Toc173920032"/>
      <w:bookmarkStart w:id="198" w:name="_Toc173921232"/>
      <w:bookmarkStart w:id="199" w:name="_Toc173922337"/>
      <w:bookmarkStart w:id="200" w:name="_Toc173929866"/>
      <w:bookmarkStart w:id="201" w:name="_Toc175647158"/>
      <w:bookmarkEnd w:id="196"/>
      <w:bookmarkEnd w:id="197"/>
      <w:bookmarkEnd w:id="198"/>
      <w:bookmarkEnd w:id="199"/>
      <w:bookmarkEnd w:id="200"/>
      <w:bookmarkEnd w:id="201"/>
    </w:p>
    <w:p w14:paraId="6F18B650" w14:textId="77777777" w:rsidR="008433CF" w:rsidRDefault="008433CF" w:rsidP="009375BD">
      <w:pPr>
        <w:pStyle w:val="TitoloT"/>
        <w:ind w:left="426"/>
      </w:pPr>
      <w:bookmarkStart w:id="202" w:name="_Toc175647159"/>
      <w:r w:rsidRPr="00F90B5C">
        <w:t>Attività di ricerca</w:t>
      </w:r>
      <w:bookmarkEnd w:id="202"/>
    </w:p>
    <w:p w14:paraId="39A2613A" w14:textId="637C746F" w:rsidR="009B5806" w:rsidRDefault="00FE3C04" w:rsidP="004C1361">
      <w:pPr>
        <w:pStyle w:val="Ttesto"/>
      </w:pPr>
      <w:r>
        <w:t>In questa sessione</w:t>
      </w:r>
      <w:commentRangeStart w:id="203"/>
      <w:r w:rsidR="009B5806">
        <w:t xml:space="preserve"> </w:t>
      </w:r>
      <w:commentRangeEnd w:id="203"/>
      <w:r w:rsidR="009B5806">
        <w:commentReference w:id="203"/>
      </w:r>
      <w:r w:rsidR="009B5806">
        <w:t>ci concentreremo sull'analisi delle attività di ricerca e sulle preferenze degli utenti riguardanti l'ansia. L'obiettivo principale è comprendere il panorama attuale delle ricerche sull'ansia e delle soluzioni esistenti sul mercato, nonché valutare le tendenze emergenti e le caratteristiche preferite dagli utenti.</w:t>
      </w:r>
    </w:p>
    <w:p w14:paraId="259FC70F" w14:textId="29C5BB90" w:rsidR="009B5806" w:rsidRDefault="009B5806" w:rsidP="004C1361">
      <w:pPr>
        <w:pStyle w:val="Ttesto"/>
      </w:pPr>
      <w:r>
        <w:t>Inizieremo esplorando le ricerche sull'ansia attraverso una varietà di fonti, comprese le pubblicazioni scientifiche e le applicazioni disponibili. Questo ci fornirà una panoramica approfondita delle tematiche più rilevanti e delle soluzioni attualmente disponibili per affrontare l'ansia.</w:t>
      </w:r>
    </w:p>
    <w:p w14:paraId="255ACB8F" w14:textId="5C12970D" w:rsidR="009B5806" w:rsidRDefault="009B5806" w:rsidP="004C1361">
      <w:pPr>
        <w:pStyle w:val="Ttesto"/>
      </w:pPr>
      <w:r>
        <w:t>Successivamente, utilizzeremo strumenti come Google Trends per analizzare i dati relativi alle ricerche sull'ansia nel tempo e nello spazio geografico. Questa analisi ci consentirà di identificare eventuali tendenze.</w:t>
      </w:r>
    </w:p>
    <w:p w14:paraId="273FF1CF" w14:textId="7C0D166B" w:rsidR="009B5806" w:rsidRDefault="009B5806" w:rsidP="004C1361">
      <w:pPr>
        <w:pStyle w:val="Ttesto"/>
      </w:pPr>
      <w:r>
        <w:t xml:space="preserve">Inoltre, condurremo un sondaggio utilizzando Google Form per raccogliere dati direttamente dagli utenti riguardo alle loro esperienze, preferenze e bisogni relativi all'ansia. Questo ci permetterà di ottenere un'ulteriore comprensione delle esigenze degli utenti e delle caratteristiche che ritengono più utili in </w:t>
      </w:r>
      <w:r w:rsidR="004C1361">
        <w:t xml:space="preserve">un’applicazione </w:t>
      </w:r>
      <w:r>
        <w:t>per l'ansia.</w:t>
      </w:r>
    </w:p>
    <w:p w14:paraId="5AF6F8EB" w14:textId="54759194" w:rsidR="009B5806" w:rsidRPr="00F90B5C" w:rsidRDefault="009B5806" w:rsidP="004C1361">
      <w:pPr>
        <w:pStyle w:val="Ttesto"/>
        <w:ind w:left="0"/>
      </w:pPr>
    </w:p>
    <w:p w14:paraId="7D0174DB" w14:textId="32FBB5FA" w:rsidR="009B5806" w:rsidRDefault="009B5806" w:rsidP="009B5806">
      <w:pPr>
        <w:pStyle w:val="TParagrafo"/>
        <w:numPr>
          <w:ilvl w:val="1"/>
          <w:numId w:val="1"/>
        </w:numPr>
      </w:pPr>
      <w:bookmarkStart w:id="204" w:name="_Toc175647160"/>
      <w:r w:rsidRPr="009B5806">
        <w:t xml:space="preserve">Raccolta di </w:t>
      </w:r>
      <w:r>
        <w:t>d</w:t>
      </w:r>
      <w:r w:rsidRPr="009B5806">
        <w:t xml:space="preserve">ati </w:t>
      </w:r>
      <w:r>
        <w:t>da diversi s</w:t>
      </w:r>
      <w:r w:rsidRPr="009B5806">
        <w:t>tudi sull'</w:t>
      </w:r>
      <w:r>
        <w:t>a</w:t>
      </w:r>
      <w:r w:rsidRPr="009B5806">
        <w:t>nsia</w:t>
      </w:r>
      <w:bookmarkEnd w:id="204"/>
    </w:p>
    <w:p w14:paraId="31FEE18D" w14:textId="03F8DB4B" w:rsidR="00E34B52" w:rsidRDefault="00E34B52" w:rsidP="009E74C6">
      <w:pPr>
        <w:pStyle w:val="Ttesto"/>
        <w:ind w:left="708"/>
      </w:pPr>
      <w:r>
        <w:t>L’analisi delle funzionalità e caratteristiche delle applicazioni per la gestione dell’ansia ha rivelato diverse metodologie e approcci per il supporto degli utenti. Su un campione di 167 app esaminate (123 su Android e 44 su iOS), la selezione è stata effettuata in base a criteri di inclusione specifici: app relative all'ansia, disponibili gratuitamente, e con valutazioni superiori a quattro stelle. Sono state escluse le app con meno di cinque valutazioni, quelle inutilizzabili dopo l’installazione o con problemi di installazione.</w:t>
      </w:r>
    </w:p>
    <w:p w14:paraId="4C8EFEE0" w14:textId="052DCE3E" w:rsidR="00E34B52" w:rsidRDefault="00E34B52" w:rsidP="009E74C6">
      <w:pPr>
        <w:pStyle w:val="Ttesto"/>
        <w:ind w:left="708"/>
      </w:pPr>
      <w:r>
        <w:t xml:space="preserve">Le metodologie offerte dalle app variano notevolmente, comprendendo la meditazione, esercizi di respirazione, contenuti educativi, musica rilassante, tracciamento dell’umore e dei sintomi, journaling, giochi, test di valutazione, pratiche di mindfulness, comunicazione tra la community, esercizi fisici e di yoga, frasi motivazionali, terapia e coaching online, attività consigliate e messaggi interattivi. Una significativa percentuale delle app (66%) non richiede </w:t>
      </w:r>
      <w:r>
        <w:lastRenderedPageBreak/>
        <w:t>autenticazione, il che favorisce l’anonimato degli utenti, sebbene l’autenticazione possa migliorare la gestione della privacy.</w:t>
      </w:r>
    </w:p>
    <w:p w14:paraId="79CD7144" w14:textId="5A37054B" w:rsidR="003C65ED" w:rsidRDefault="003C65ED" w:rsidP="00FE3C04">
      <w:pPr>
        <w:pStyle w:val="Ttesto"/>
        <w:ind w:left="708"/>
      </w:pPr>
      <w:r>
        <w:t>Particolare attenzione è stata rivolta all'utilizzo della Terapia Cognitivo-Comportamentale (CBT). La CBT è un approccio psicoterapeutico che mira a modificare pensieri, emozioni e comportamenti disfunzionali, basandosi sull'idea che i pensieri influenzano i sentimenti e i comportamenti. Cambiando questi pensieri, si possono ottenere miglioramenti nel benessere emotivo e nel comportamento</w:t>
      </w:r>
      <w:r w:rsidR="00FE3C04">
        <w:t>.</w:t>
      </w:r>
    </w:p>
    <w:p w14:paraId="35BF5E6C" w14:textId="10911762" w:rsidR="00FE3C04" w:rsidRDefault="003C65ED" w:rsidP="003C65ED">
      <w:pPr>
        <w:pStyle w:val="Ttesto"/>
        <w:ind w:left="708"/>
      </w:pPr>
      <w:r>
        <w:t xml:space="preserve">Un esempio di utilizzo della CBT nelle app è fornito da Sensa, </w:t>
      </w:r>
      <w:r w:rsidR="009076F0">
        <w:t>una app</w:t>
      </w:r>
      <w:r>
        <w:t xml:space="preserve"> che integra lezioni e compiti giornalieri per promuovere uno stile di vita sano, supportata da un diario dell’umore per il monitoraggio e l’accettazione delle emozioni. L'efficacia della CBT è ulteriormente confermata dalla piattaforma MoodTrainer, che combina il tracciamento in tempo reale del comportamento degli utenti con moduli di valutazione e rilassamento, personalizzabili in base alle preferenze individuali.</w:t>
      </w:r>
    </w:p>
    <w:p w14:paraId="5B3C01F3" w14:textId="0BD2EC49" w:rsidR="00E34B52" w:rsidRDefault="00E34B52" w:rsidP="003C65ED">
      <w:pPr>
        <w:pStyle w:val="Ttesto"/>
        <w:ind w:left="708"/>
      </w:pPr>
      <w:r>
        <w:t>L’esercizio del Qigong emerge come un’ulteriore pratica per la riduzione dello stress e dell’ansia, incorporando elementi di meditazione, regolazione della respirazione e postura del corpo, mirati a ottenere un flusso armonioso dell’energia vitale. Studi sistematici indicano che anche 30 minuti giornalieri di Qigong possono ridurre significativamente lo stress e l’ansia.</w:t>
      </w:r>
    </w:p>
    <w:p w14:paraId="7C0DD4DE" w14:textId="00B56EA4" w:rsidR="00E34B52" w:rsidRDefault="00E34B52" w:rsidP="009E74C6">
      <w:pPr>
        <w:pStyle w:val="Ttesto"/>
        <w:ind w:left="708"/>
      </w:pPr>
      <w:r>
        <w:t>Nell’ambito delle applicazioni per la salute mentale, sono state identificate 16 caratteristiche chiave per lo sviluppo di app efficaci. Queste includono l'integrazione della CBT, il supporto sia per l'ansia che per il cattivo umore, un design per popolazioni non cliniche, l’adattamento automatico degli interventi basati sui dati dell'utente, la segnalazione di pensieri e sentimenti, raccomandazioni di attività, informazioni sulla salute mentale, coinvolgimento in tempo reale, attività offline, elementi di gamification, monitoraggio dei progressi, promemoria, interfaccia intuitiva, collegamenti ai servizi di supporto in caso di crisi e test sperimentali per valutare l’efficacia.</w:t>
      </w:r>
    </w:p>
    <w:p w14:paraId="1E68A7EB" w14:textId="4589FD31" w:rsidR="00E34B52" w:rsidRDefault="00E34B52" w:rsidP="009E74C6">
      <w:pPr>
        <w:pStyle w:val="Ttesto"/>
        <w:ind w:left="708"/>
      </w:pPr>
      <w:r>
        <w:t xml:space="preserve">La mindfulness, intesa come l’attenzione consapevole al momento presente, è un'altra pratica promossa dalle app per la gestione dell’ansia. Essa aiuta gli utenti a osservare sensazioni, emozioni e pensieri senza giudizio, contribuendo a </w:t>
      </w:r>
      <w:r>
        <w:lastRenderedPageBreak/>
        <w:t xml:space="preserve">migliorare il benessere psicologico. L’efficacia della terapia cognitivo-comportamentale digitale (dCBT-I) nel trattamento dell’insonnia e dei sintomi ansiosi e depressivi è supportata da numerose </w:t>
      </w:r>
      <w:r w:rsidR="00E20405">
        <w:t>metanalisi</w:t>
      </w:r>
      <w:r>
        <w:t>, che evidenziano come anche le versioni automatizzate senza supporto umano diretto siano efficaci, sebbene l’aderenza al trattamento migliori significativamente i risultati.</w:t>
      </w:r>
    </w:p>
    <w:p w14:paraId="5B762F48" w14:textId="2FFE99AB" w:rsidR="00E34B52" w:rsidRDefault="00E34B52" w:rsidP="009E74C6">
      <w:pPr>
        <w:pStyle w:val="Ttesto"/>
        <w:ind w:left="708"/>
      </w:pPr>
      <w:r>
        <w:t>Questa panoramica delle applicazioni per la gestione dell’ansia dimostra la varietà e la complessità degli strumenti disponibili, sottolineando l'importanza di un approccio personalizzato e basato sull'evidenza per il supporto della salute mentale.</w:t>
      </w:r>
    </w:p>
    <w:p w14:paraId="35FBBE5E" w14:textId="77777777" w:rsidR="00E34B52" w:rsidRDefault="00E34B52" w:rsidP="00E34B52">
      <w:pPr>
        <w:pStyle w:val="Ttesto"/>
        <w:ind w:left="708"/>
      </w:pPr>
    </w:p>
    <w:p w14:paraId="597DBD24" w14:textId="402B513F" w:rsidR="008433CF" w:rsidRDefault="004E6F07" w:rsidP="00DA66E2">
      <w:pPr>
        <w:pStyle w:val="TParagrafo"/>
        <w:numPr>
          <w:ilvl w:val="1"/>
          <w:numId w:val="1"/>
        </w:numPr>
      </w:pPr>
      <w:bookmarkStart w:id="205" w:name="_Toc175647161"/>
      <w:r>
        <w:t>Analisi dei trend di mercato</w:t>
      </w:r>
      <w:bookmarkEnd w:id="205"/>
    </w:p>
    <w:p w14:paraId="3A05FA58" w14:textId="77777777" w:rsidR="00DA66E2" w:rsidRDefault="00DA66E2" w:rsidP="00DA66E2">
      <w:pPr>
        <w:pStyle w:val="Ttesto"/>
        <w:ind w:left="708"/>
      </w:pPr>
      <w:r w:rsidRPr="00294AF3">
        <w:t>Esploriamo le tendenze relative all'ansia utilizzando Google Trends, uno strumento che ci consente di comprendere quali argomenti di ricerca sono più popolari su Google in un certo periodo e luogo. I valori delle statistiche vanno da uno a cento, dove cento rappresenta il massimo interesse durante il periodo e nell'area selezionati, mentre gli altri valori sono proporzionali a questo.</w:t>
      </w:r>
    </w:p>
    <w:p w14:paraId="03E30CFA" w14:textId="1AE8CA3E" w:rsidR="005C0E6D" w:rsidRPr="002E09DC" w:rsidRDefault="005C0E6D" w:rsidP="00F522E4">
      <w:pPr>
        <w:pStyle w:val="img"/>
      </w:pPr>
      <w:r w:rsidRPr="002E09DC">
        <w:t xml:space="preserve">Grafico 1: </w:t>
      </w:r>
      <w:r w:rsidR="002E09DC">
        <w:t>Analisi delle ricerche effettuate</w:t>
      </w:r>
      <w:r w:rsidRPr="002E09DC">
        <w:t xml:space="preserve"> inerenti all’ansia</w:t>
      </w:r>
    </w:p>
    <w:p w14:paraId="52EAF190" w14:textId="77777777" w:rsidR="00E34F1C" w:rsidRDefault="00E974E4" w:rsidP="00C77C74">
      <w:pPr>
        <w:pStyle w:val="Ttesto"/>
        <w:ind w:left="708"/>
        <w:jc w:val="right"/>
        <w:rPr>
          <w:rStyle w:val="imgCarattere"/>
        </w:rPr>
      </w:pPr>
      <w:r>
        <w:rPr>
          <w:noProof/>
        </w:rPr>
        <w:drawing>
          <wp:inline distT="0" distB="0" distL="0" distR="0" wp14:anchorId="6E5D5023" wp14:editId="12ADB0BF">
            <wp:extent cx="4975860" cy="1484449"/>
            <wp:effectExtent l="0" t="0" r="0" b="1905"/>
            <wp:docPr id="1961534417" name="Immagine 1" descr="Immagine che contiene linea, testo, Diagramma, Carattere&#10;&#10;Descrizione generata automa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34417" name="Immagine 1" descr="Immagine che contiene linea, testo, Diagramma, Carattere&#10;&#10;Descrizione generata automaticamente">
                      <a:extLst>
                        <a:ext uri="{C183D7F6-B498-43B3-948B-1728B52AA6E4}">
                          <adec:decorative xmlns:adec="http://schemas.microsoft.com/office/drawing/2017/decorative" val="0"/>
                        </a:ext>
                      </a:extLst>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0399" cy="1488786"/>
                    </a:xfrm>
                    <a:prstGeom prst="rect">
                      <a:avLst/>
                    </a:prstGeom>
                  </pic:spPr>
                </pic:pic>
              </a:graphicData>
            </a:graphic>
          </wp:inline>
        </w:drawing>
      </w:r>
    </w:p>
    <w:p w14:paraId="7A6E9C1F" w14:textId="78B0975A" w:rsidR="007239EB" w:rsidRPr="007239EB" w:rsidRDefault="00E34F1C" w:rsidP="00E34F1C">
      <w:pPr>
        <w:pStyle w:val="Ttesto"/>
        <w:spacing w:after="240"/>
        <w:ind w:left="708"/>
        <w:jc w:val="left"/>
        <w:rPr>
          <w:rStyle w:val="Enfasidelicata"/>
          <w:sz w:val="12"/>
          <w:szCs w:val="12"/>
        </w:rPr>
      </w:pPr>
      <w:r>
        <w:rPr>
          <w:rStyle w:val="imgCarattere"/>
        </w:rPr>
        <w:t xml:space="preserve">Fonte: </w:t>
      </w:r>
      <w:r w:rsidR="00AE12E6">
        <w:rPr>
          <w:rStyle w:val="imgCarattere"/>
        </w:rPr>
        <w:t>Google Trends</w:t>
      </w:r>
      <w:r w:rsidR="00C77C74">
        <w:rPr>
          <w:rStyle w:val="imgCarattere"/>
        </w:rPr>
        <w:t>, data:</w:t>
      </w:r>
      <w:r w:rsidR="009D2CD3">
        <w:rPr>
          <w:rStyle w:val="imgCarattere"/>
        </w:rPr>
        <w:t>02/05/2024</w:t>
      </w:r>
    </w:p>
    <w:p w14:paraId="4CD061AD" w14:textId="77777777" w:rsidR="00DA66E2" w:rsidRPr="00294AF3" w:rsidRDefault="00DA66E2" w:rsidP="00DA66E2">
      <w:pPr>
        <w:pStyle w:val="Ttesto"/>
        <w:ind w:left="708"/>
      </w:pPr>
      <w:r w:rsidRPr="00294AF3">
        <w:t>Nel periodo di 5 anni dal 28 aprile 2019 al 28 aprile 2024, focalizzandoci sull'Italia, notiamo che le ricerche riguardanti "Ansia" e "Stress" sono molto più diffuse rispetto a quelle sulle pratiche di cura come la terapia cognitivo-comportamentale, la mindfulness e la ricerca generica su come ridurre l'ansia. Analizzando l'argomento "Ansia" in dettaglio, emergono correlazioni con temi come la patologia dell'ansia, i sintomi associati, lo stress come patologia, il disturbo depressivo maggiore e il dolore.</w:t>
      </w:r>
    </w:p>
    <w:p w14:paraId="714006E8" w14:textId="77777777" w:rsidR="00DA66E2" w:rsidRPr="00294AF3" w:rsidRDefault="00DA66E2" w:rsidP="00DA66E2">
      <w:pPr>
        <w:pStyle w:val="Ttesto"/>
        <w:ind w:left="708"/>
      </w:pPr>
      <w:r w:rsidRPr="00294AF3">
        <w:lastRenderedPageBreak/>
        <w:t>Inoltre, notiamo un aumento delle ricerche sui farmaci per trattare l'ansia, come "Laila", che occupa le prime tre posizioni tra le query associate.</w:t>
      </w:r>
    </w:p>
    <w:p w14:paraId="4055E30C" w14:textId="77777777" w:rsidR="00DA66E2" w:rsidRPr="00294AF3" w:rsidRDefault="00DA66E2" w:rsidP="00DA66E2">
      <w:pPr>
        <w:pStyle w:val="Ttesto"/>
        <w:ind w:left="708"/>
      </w:pPr>
      <w:r w:rsidRPr="00294AF3">
        <w:t>A livello geografico, le ricerche sull'ansia si concentrano principalmente nelle regioni del sud Italia, con Basilicata, Puglia, Calabria, Sicilia e Campania in cima alla lista. Tuttavia, l'argomento "Stress - Patologia" presenta un andamento simile all'ansia e mostra concentrazioni di ricerca anche nel nord Italia.</w:t>
      </w:r>
    </w:p>
    <w:p w14:paraId="39F42B6F" w14:textId="77777777" w:rsidR="00DA66E2" w:rsidRDefault="00DA66E2" w:rsidP="00DA66E2">
      <w:pPr>
        <w:pStyle w:val="Ttesto"/>
        <w:ind w:left="708"/>
      </w:pPr>
      <w:r w:rsidRPr="00294AF3">
        <w:t>Per quanto riguarda le pratiche per ridurre l'ansia, notiamo un'alta concentrazione di ricerche sulla terapia cognitivo-comportamentale nel meridione, mentre la mindfulness è più popolare nel settentrione.</w:t>
      </w:r>
    </w:p>
    <w:p w14:paraId="3B2B15FC" w14:textId="77777777" w:rsidR="00257936" w:rsidRPr="00294AF3" w:rsidRDefault="00257936" w:rsidP="00DA66E2">
      <w:pPr>
        <w:pStyle w:val="Ttesto"/>
        <w:ind w:left="708"/>
      </w:pPr>
    </w:p>
    <w:p w14:paraId="7CE0307B" w14:textId="51A71269" w:rsidR="004E6F07" w:rsidRPr="004E6F07" w:rsidRDefault="001215C9" w:rsidP="004E6F07">
      <w:pPr>
        <w:pStyle w:val="TParagrafo"/>
        <w:numPr>
          <w:ilvl w:val="1"/>
          <w:numId w:val="1"/>
        </w:numPr>
      </w:pPr>
      <w:bookmarkStart w:id="206" w:name="_Toc175647162"/>
      <w:r>
        <w:t xml:space="preserve">Studio </w:t>
      </w:r>
      <w:r w:rsidR="004E6F07" w:rsidRPr="004E6F07">
        <w:t>delle principali soluzioni sul mercato</w:t>
      </w:r>
      <w:bookmarkEnd w:id="206"/>
    </w:p>
    <w:p w14:paraId="3266CFDD" w14:textId="77777777" w:rsidR="001215C9" w:rsidRDefault="001215C9" w:rsidP="001215C9">
      <w:pPr>
        <w:pStyle w:val="Ttesto"/>
        <w:ind w:left="708"/>
      </w:pPr>
      <w:r>
        <w:t>È stata effettuata una ricerca su Playstore utilizzando il tag "ansia", selezionando 12 app con una valutazione superiore a 3 stelle. Le applicazioni con il punteggio più alto sono Wysa, Dare e Meditopia, tutte con una valutazione di 4,6 stelle.</w:t>
      </w:r>
    </w:p>
    <w:p w14:paraId="342C69D2" w14:textId="7C0E01BE" w:rsidR="001215C9" w:rsidRDefault="001215C9" w:rsidP="00257936">
      <w:pPr>
        <w:pStyle w:val="Ttesto"/>
        <w:ind w:left="1416"/>
      </w:pPr>
      <w:r>
        <w:t xml:space="preserve">-  Wysa </w:t>
      </w:r>
      <w:del w:id="207" w:author="Mauro Pelucchi" w:date="2024-08-28T12:38:00Z">
        <w:r w:rsidDel="001215C9">
          <w:delText xml:space="preserve"> </w:delText>
        </w:r>
      </w:del>
      <w:r>
        <w:t>offre un amico virtuale AI che aiuta a monitorare il tuo stato d'animo attraverso chat amichevoli. Inoltre, fornisce tecniche collaudate per combattere lo stress e l'ansia, oltre a meditazioni audio calmanti.</w:t>
      </w:r>
    </w:p>
    <w:p w14:paraId="26E46F7D" w14:textId="1E4B3BA5" w:rsidR="001215C9" w:rsidRDefault="001215C9" w:rsidP="00257936">
      <w:pPr>
        <w:pStyle w:val="Ttesto"/>
        <w:ind w:left="1416"/>
      </w:pPr>
      <w:r>
        <w:t xml:space="preserve">-  Dare </w:t>
      </w:r>
      <w:del w:id="208" w:author="Mauro Pelucchi" w:date="2024-08-28T12:38:00Z">
        <w:r w:rsidDel="001215C9">
          <w:delText xml:space="preserve"> </w:delText>
        </w:r>
      </w:del>
      <w:r>
        <w:t>propone audio per superare l'ansia e gli attacchi di panico, un diario dell'umore e delle voci, risposte immediate in caso di emergenza e meditazioni guidate per il sonno.</w:t>
      </w:r>
    </w:p>
    <w:p w14:paraId="2495CBDA" w14:textId="5248067A" w:rsidR="001215C9" w:rsidRDefault="001215C9" w:rsidP="00257936">
      <w:pPr>
        <w:pStyle w:val="Ttesto"/>
        <w:ind w:left="1416"/>
      </w:pPr>
      <w:r>
        <w:t xml:space="preserve">-  Meditopia </w:t>
      </w:r>
      <w:del w:id="209" w:author="Mauro Pelucchi" w:date="2024-08-28T12:38:00Z">
        <w:r w:rsidDel="001215C9">
          <w:delText xml:space="preserve"> </w:delText>
        </w:r>
      </w:del>
      <w:r>
        <w:t>include meditazioni per dormire, storie della buonanotte, citazioni quotidiane, rumori bianchi, monitoraggio dei progressi, un barometro della consapevolezza e sfide interne all'app.</w:t>
      </w:r>
    </w:p>
    <w:p w14:paraId="20699DAE" w14:textId="37819C9D" w:rsidR="001215C9" w:rsidRDefault="001215C9" w:rsidP="001215C9">
      <w:pPr>
        <w:pStyle w:val="Ttesto"/>
        <w:ind w:left="708"/>
      </w:pPr>
      <w:r>
        <w:t xml:space="preserve">Inoltre, sono state identificate </w:t>
      </w:r>
      <w:r w:rsidR="007C6F9F">
        <w:t>undici</w:t>
      </w:r>
      <w:r>
        <w:t xml:space="preserve"> funzionalità diverse tra le varie app. Le più comuni sono "meditazione", "suoni", "monitoraggio" e "supporto immediato".</w:t>
      </w:r>
    </w:p>
    <w:p w14:paraId="309AE265" w14:textId="77777777" w:rsidR="00257936" w:rsidRDefault="00257936" w:rsidP="001215C9">
      <w:pPr>
        <w:pStyle w:val="Ttesto"/>
        <w:ind w:left="708"/>
      </w:pPr>
    </w:p>
    <w:p w14:paraId="2F5D7745" w14:textId="2CD95B08" w:rsidR="003455A9" w:rsidRDefault="003455A9" w:rsidP="003455A9">
      <w:pPr>
        <w:pStyle w:val="TParagrafo"/>
        <w:numPr>
          <w:ilvl w:val="1"/>
          <w:numId w:val="1"/>
        </w:numPr>
      </w:pPr>
      <w:bookmarkStart w:id="210" w:name="_Toc175647163"/>
      <w:r>
        <w:t>Utilizzo di Google Form per la raccolta di dati</w:t>
      </w:r>
      <w:bookmarkEnd w:id="210"/>
    </w:p>
    <w:p w14:paraId="44CC079D" w14:textId="77777777" w:rsidR="005644B3" w:rsidRPr="005644B3" w:rsidRDefault="000C3202" w:rsidP="009E5806">
      <w:pPr>
        <w:pStyle w:val="Ttesto"/>
        <w:tabs>
          <w:tab w:val="left" w:pos="851"/>
        </w:tabs>
        <w:ind w:left="708"/>
      </w:pPr>
      <w:r w:rsidRPr="005644B3">
        <w:t xml:space="preserve">Il sondaggio è stato condotto in modo anonimo su un campione di 60 persone, rivelando che il 66,7% degli intervistati ammette di affrontare frequentemente l'ansia. Tuttavia, solo il 26,7% di loro ha cercato assistenza professionale per gestirla, mentre 12 persone hanno utilizzato farmaci per mitigarla, sebbene il </w:t>
      </w:r>
      <w:r w:rsidRPr="005644B3">
        <w:lastRenderedPageBreak/>
        <w:t>sondaggio non abbia indagato sul tipo di farmaco utilizzato. Questo dato rispecchia quanto emerso anche dai dati di Google Trends.</w:t>
      </w:r>
      <w:r w:rsidR="005644B3" w:rsidRPr="005644B3">
        <w:t xml:space="preserve"> </w:t>
      </w:r>
    </w:p>
    <w:p w14:paraId="6146B783" w14:textId="3D5AB287" w:rsidR="005644B3" w:rsidRPr="005644B3" w:rsidRDefault="005644B3" w:rsidP="009E5806">
      <w:pPr>
        <w:pStyle w:val="Ttesto"/>
        <w:tabs>
          <w:tab w:val="left" w:pos="851"/>
        </w:tabs>
        <w:ind w:left="708"/>
      </w:pPr>
      <w:r w:rsidRPr="005644B3">
        <w:t>Solo il 6,7% degli intervistati si è affidato a un'applicazione per gestire l'ansia, ma il 59,6% sarebbe interessato a provarne una. Presentata con una lista di app (potenziali competitor), gli utenti hanno testato "Dare", "Headspace", "Calm", "Rootd" e "Diario delle emozioni".</w:t>
      </w:r>
    </w:p>
    <w:p w14:paraId="1531C42B" w14:textId="77777777" w:rsidR="005644B3" w:rsidRDefault="005644B3" w:rsidP="005644B3">
      <w:pPr>
        <w:pStyle w:val="Ttesto"/>
        <w:tabs>
          <w:tab w:val="left" w:pos="851"/>
        </w:tabs>
        <w:ind w:left="708"/>
      </w:pPr>
      <w:r>
        <w:t>Per affrontare i sintomi, gli intervistati hanno adottato diverse pratiche:</w:t>
      </w:r>
    </w:p>
    <w:p w14:paraId="313F72B9" w14:textId="77777777" w:rsidR="005644B3" w:rsidRDefault="005644B3" w:rsidP="005644B3">
      <w:pPr>
        <w:pStyle w:val="Ttesto"/>
        <w:tabs>
          <w:tab w:val="left" w:pos="851"/>
        </w:tabs>
        <w:ind w:left="708"/>
      </w:pPr>
      <w:r>
        <w:t>- La respirazione profonda è stata utilizzata da 42 utenti;</w:t>
      </w:r>
    </w:p>
    <w:p w14:paraId="6A20F986" w14:textId="77777777" w:rsidR="005644B3" w:rsidRDefault="005644B3" w:rsidP="005644B3">
      <w:pPr>
        <w:pStyle w:val="Ttesto"/>
        <w:tabs>
          <w:tab w:val="left" w:pos="851"/>
        </w:tabs>
        <w:ind w:left="708"/>
      </w:pPr>
      <w:r>
        <w:t>- L'esercizio fisico è stato praticato da 35 utenti;</w:t>
      </w:r>
    </w:p>
    <w:p w14:paraId="0E116D1D" w14:textId="77777777" w:rsidR="005644B3" w:rsidRDefault="005644B3" w:rsidP="005644B3">
      <w:pPr>
        <w:pStyle w:val="Ttesto"/>
        <w:tabs>
          <w:tab w:val="left" w:pos="851"/>
        </w:tabs>
        <w:ind w:left="708"/>
      </w:pPr>
      <w:r>
        <w:t>- Le tecniche di gestione dello stress, come la pianificazione del tempo, sono state adottate da 23 persone;</w:t>
      </w:r>
    </w:p>
    <w:p w14:paraId="4D93A66F" w14:textId="77777777" w:rsidR="005644B3" w:rsidRDefault="005644B3" w:rsidP="005644B3">
      <w:pPr>
        <w:pStyle w:val="Ttesto"/>
        <w:tabs>
          <w:tab w:val="left" w:pos="851"/>
        </w:tabs>
        <w:ind w:left="708"/>
      </w:pPr>
      <w:r>
        <w:t>- Il supporto sociale, attraverso conversazioni con amici, familiari o professionisti, è stato cercato da 20 persone;</w:t>
      </w:r>
    </w:p>
    <w:p w14:paraId="3464D34E" w14:textId="77777777" w:rsidR="005644B3" w:rsidRDefault="005644B3" w:rsidP="005644B3">
      <w:pPr>
        <w:pStyle w:val="Ttesto"/>
        <w:tabs>
          <w:tab w:val="left" w:pos="851"/>
        </w:tabs>
        <w:ind w:left="708"/>
      </w:pPr>
      <w:r>
        <w:t>- La meditazione è stata praticata dal 15% degli intervistati;</w:t>
      </w:r>
    </w:p>
    <w:p w14:paraId="1B0B2F28" w14:textId="77777777" w:rsidR="005644B3" w:rsidRDefault="005644B3" w:rsidP="005644B3">
      <w:pPr>
        <w:pStyle w:val="Ttesto"/>
        <w:tabs>
          <w:tab w:val="left" w:pos="851"/>
        </w:tabs>
        <w:ind w:left="708"/>
      </w:pPr>
      <w:r>
        <w:t>- La mindfulness è stata adottata da 9 persone, con una consapevolezza del 48,3%;</w:t>
      </w:r>
    </w:p>
    <w:p w14:paraId="45123728" w14:textId="7D1A0251" w:rsidR="005644B3" w:rsidRDefault="005644B3" w:rsidP="005644B3">
      <w:pPr>
        <w:pStyle w:val="Ttesto"/>
        <w:tabs>
          <w:tab w:val="left" w:pos="851"/>
        </w:tabs>
        <w:ind w:left="708"/>
      </w:pPr>
      <w:r>
        <w:t>- Solo il 3,3% ha fatto ricorso alla terapia cognitivo-comportamentale, con solo il 21,7% a conoscenza di questa pratica.</w:t>
      </w:r>
    </w:p>
    <w:p w14:paraId="66DAE401" w14:textId="77777777" w:rsidR="005644B3" w:rsidRDefault="005644B3" w:rsidP="005644B3">
      <w:pPr>
        <w:pStyle w:val="Ttesto"/>
        <w:tabs>
          <w:tab w:val="left" w:pos="851"/>
        </w:tabs>
        <w:ind w:left="708"/>
      </w:pPr>
      <w:r>
        <w:t>Inoltre, alcuni utenti hanno menzionato altre strategie come "distrarsi", "antistress da schiacciare", "contesto la situazione" e "cercare di immaginare il peggio che potrebbe accadere e accettarlo, se si verifica".</w:t>
      </w:r>
    </w:p>
    <w:p w14:paraId="1EF6450A" w14:textId="77777777" w:rsidR="005644B3" w:rsidRPr="005644B3" w:rsidRDefault="005644B3" w:rsidP="00287164">
      <w:pPr>
        <w:pStyle w:val="Ttesto"/>
        <w:tabs>
          <w:tab w:val="left" w:pos="851"/>
        </w:tabs>
        <w:ind w:left="708"/>
      </w:pPr>
      <w:r w:rsidRPr="005644B3">
        <w:t>Il sondaggio ha anche indagato sulle situazioni che provocano ansia tra una lista di opzioni predefinite. Le situazioni che hanno causato ansia a più del 50% degli intervistati includono: prima di un esame, discorsi pubblici o esibizioni, affrontare cambiamenti significativi nella vita, prendere decisioni importanti o incerte per il futuro, e il timore di essere giudicati o valutati dagli altri.</w:t>
      </w:r>
    </w:p>
    <w:p w14:paraId="3A22BEC2" w14:textId="4F45AD48" w:rsidR="005644B3" w:rsidRDefault="005644B3" w:rsidP="005644B3">
      <w:pPr>
        <w:pStyle w:val="Ttesto"/>
        <w:tabs>
          <w:tab w:val="left" w:pos="851"/>
        </w:tabs>
        <w:ind w:left="708"/>
      </w:pPr>
      <w:r>
        <w:t>Dopo la raccolta dei dati, per verificare le informazioni trovate in altri studi sull'ansia e ottenere informazioni utili per lo sviluppo dell'app, il sondaggio ha anche esaminato le funzionalità che gli utenti trovano più attraenti.</w:t>
      </w:r>
    </w:p>
    <w:p w14:paraId="3C45A001" w14:textId="6BFF5EBC" w:rsidR="005644B3" w:rsidRDefault="005644B3" w:rsidP="005644B3">
      <w:pPr>
        <w:pStyle w:val="Ttesto"/>
        <w:tabs>
          <w:tab w:val="left" w:pos="851"/>
        </w:tabs>
        <w:ind w:left="708"/>
      </w:pPr>
      <w:r>
        <w:t>Il 46,7% degli utenti preferisce l'autenticazione tramite Google, Facebook, e-mail, mentre il resto preferisce metodi più anonimi. La maggior parte degli utenti (76,7%) vorrebbe che i dati raccolti dall'applicazione fossero condivisi con il proprio medico e terapeuta.</w:t>
      </w:r>
    </w:p>
    <w:p w14:paraId="740BB9EB" w14:textId="5758C593" w:rsidR="005644B3" w:rsidDel="0052112F" w:rsidRDefault="005644B3" w:rsidP="005644B3">
      <w:pPr>
        <w:pStyle w:val="Ttesto"/>
        <w:tabs>
          <w:tab w:val="left" w:pos="851"/>
        </w:tabs>
        <w:ind w:left="708"/>
        <w:rPr>
          <w:del w:id="211" w:author="LARA LONGHI" w:date="2024-08-07T10:36:00Z" w16du:dateUtc="2024-08-07T08:36:00Z"/>
          <w:noProof/>
        </w:rPr>
      </w:pPr>
      <w:del w:id="212" w:author="LARA LONGHI" w:date="2024-08-07T10:36:00Z" w16du:dateUtc="2024-08-07T08:36:00Z">
        <w:r w:rsidDel="0052112F">
          <w:lastRenderedPageBreak/>
          <w:delText>Quando sono state presentate diverse funzionalità basate su ricerche precedenti, solo tre hanno ricevuto il consenso di più del 50% degli intervistati: pratiche di meditazione, esercizi di respirazione e tracciamento dell'umore e dei sintomi (</w:delText>
        </w:r>
        <w:r w:rsidRPr="008066A7" w:rsidDel="0052112F">
          <w:rPr>
            <w:i/>
            <w:iCs/>
          </w:rPr>
          <w:delText>Grafico 2</w:delText>
        </w:r>
        <w:r w:rsidDel="0052112F">
          <w:delText>). Altre funzionalità suggerite includono un'esperienza immersiva in paesaggi naturali con suoni, pet therapy e consigli per prevenire gli attacchi di ansia.</w:delText>
        </w:r>
        <w:r w:rsidR="008066A7" w:rsidRPr="008066A7" w:rsidDel="0052112F">
          <w:rPr>
            <w:noProof/>
          </w:rPr>
          <w:delText xml:space="preserve"> </w:delText>
        </w:r>
      </w:del>
    </w:p>
    <w:p w14:paraId="2B2A3D64" w14:textId="57C922BD" w:rsidR="009D2CD3" w:rsidRDefault="009D2CD3" w:rsidP="00F522E4">
      <w:pPr>
        <w:pStyle w:val="img"/>
      </w:pPr>
      <w:r>
        <w:t xml:space="preserve">Grafico 2: </w:t>
      </w:r>
      <w:r>
        <w:rPr>
          <w:rStyle w:val="Enfasidelicata"/>
          <w:i/>
          <w:iCs w:val="0"/>
          <w:color w:val="auto"/>
        </w:rPr>
        <w:t xml:space="preserve">Tipologie di </w:t>
      </w:r>
      <w:r w:rsidRPr="008066A7">
        <w:rPr>
          <w:rStyle w:val="Enfasidelicata"/>
          <w:i/>
          <w:iCs w:val="0"/>
          <w:color w:val="auto"/>
        </w:rPr>
        <w:t xml:space="preserve"> funzionalità per </w:t>
      </w:r>
      <w:r w:rsidRPr="008066A7">
        <w:rPr>
          <w:rStyle w:val="Enfasicorsivo"/>
          <w:i/>
          <w:iCs w:val="0"/>
        </w:rPr>
        <w:t>l’applicazione</w:t>
      </w:r>
    </w:p>
    <w:p w14:paraId="2F6098FF" w14:textId="46D73CEC" w:rsidR="00C04692" w:rsidRDefault="008066A7" w:rsidP="005644B3">
      <w:pPr>
        <w:pStyle w:val="Ttesto"/>
        <w:tabs>
          <w:tab w:val="left" w:pos="851"/>
        </w:tabs>
        <w:ind w:left="708"/>
      </w:pPr>
      <w:r>
        <w:rPr>
          <w:noProof/>
        </w:rPr>
        <mc:AlternateContent>
          <mc:Choice Requires="wps">
            <w:drawing>
              <wp:anchor distT="0" distB="0" distL="114300" distR="114300" simplePos="0" relativeHeight="251658241" behindDoc="0" locked="0" layoutInCell="1" allowOverlap="1" wp14:anchorId="56936EFA" wp14:editId="1492D690">
                <wp:simplePos x="0" y="0"/>
                <wp:positionH relativeFrom="column">
                  <wp:posOffset>4921405</wp:posOffset>
                </wp:positionH>
                <wp:positionV relativeFrom="paragraph">
                  <wp:posOffset>4739</wp:posOffset>
                </wp:positionV>
                <wp:extent cx="498088" cy="215590"/>
                <wp:effectExtent l="0" t="0" r="0" b="0"/>
                <wp:wrapNone/>
                <wp:docPr id="1712168165" name="Rettango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98088" cy="2155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D2939" id="Rettangolo 5" o:spid="_x0000_s1026" alt="&quot;&quot;" style="position:absolute;margin-left:387.5pt;margin-top:.35pt;width:39.2pt;height:17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" fillcolor="white [3212]" stroked="f" strokeweight="1pt"/>
            </w:pict>
          </mc:Fallback>
        </mc:AlternateContent>
      </w:r>
      <w:r>
        <w:rPr>
          <w:noProof/>
        </w:rPr>
        <w:drawing>
          <wp:inline distT="0" distB="0" distL="0" distR="0" wp14:anchorId="51033E4B" wp14:editId="017126A0">
            <wp:extent cx="4965762" cy="2969895"/>
            <wp:effectExtent l="0" t="0" r="6350" b="1905"/>
            <wp:docPr id="1246248500" name="Immagine 3"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8500" name="Immagine 3" descr="Immagine che contiene testo, schermata, software, schermo&#10;&#10;Descrizione generata automaticamente"/>
                    <pic:cNvPicPr/>
                  </pic:nvPicPr>
                  <pic:blipFill rotWithShape="1">
                    <a:blip r:embed="rId32">
                      <a:extLst>
                        <a:ext uri="{28A0092B-C50C-407E-A947-70E740481C1C}">
                          <a14:useLocalDpi xmlns:a14="http://schemas.microsoft.com/office/drawing/2010/main" val="0"/>
                        </a:ext>
                      </a:extLst>
                    </a:blip>
                    <a:srcRect l="15284" t="20801" r="25075" b="15308"/>
                    <a:stretch/>
                  </pic:blipFill>
                  <pic:spPr bwMode="auto">
                    <a:xfrm>
                      <a:off x="0" y="0"/>
                      <a:ext cx="4998277" cy="2989342"/>
                    </a:xfrm>
                    <a:prstGeom prst="rect">
                      <a:avLst/>
                    </a:prstGeom>
                    <a:ln>
                      <a:noFill/>
                    </a:ln>
                    <a:extLst>
                      <a:ext uri="{53640926-AAD7-44D8-BBD7-CCE9431645EC}">
                        <a14:shadowObscured xmlns:a14="http://schemas.microsoft.com/office/drawing/2010/main"/>
                      </a:ext>
                    </a:extLst>
                  </pic:spPr>
                </pic:pic>
              </a:graphicData>
            </a:graphic>
          </wp:inline>
        </w:drawing>
      </w:r>
    </w:p>
    <w:p w14:paraId="12426A21" w14:textId="15A358E4" w:rsidR="008066A7" w:rsidRPr="008066A7" w:rsidRDefault="009D2CD3" w:rsidP="75DE6C6E">
      <w:pPr>
        <w:pStyle w:val="Fonte"/>
        <w:rPr>
          <w:rStyle w:val="Enfasidelicata"/>
          <w:i/>
          <w:color w:val="auto"/>
        </w:rPr>
      </w:pPr>
      <w:r w:rsidRPr="75DE6C6E">
        <w:rPr>
          <w:rStyle w:val="Enfasidelicata"/>
          <w:i/>
          <w:color w:val="auto"/>
        </w:rPr>
        <w:t xml:space="preserve">Fonte: </w:t>
      </w:r>
      <w:del w:id="213" w:author="Mauro Pelucchi" w:date="2024-08-28T12:39:00Z">
        <w:r w:rsidRPr="75DE6C6E" w:rsidDel="000C6886">
          <w:rPr>
            <w:rStyle w:val="Enfasidelicata"/>
            <w:i/>
            <w:color w:val="auto"/>
          </w:rPr>
          <w:delText>mia</w:delText>
        </w:r>
        <w:r w:rsidRPr="75DE6C6E" w:rsidDel="007A4D62">
          <w:rPr>
            <w:rStyle w:val="Enfasidelicata"/>
            <w:i/>
            <w:color w:val="auto"/>
          </w:rPr>
          <w:delText xml:space="preserve"> i</w:delText>
        </w:r>
      </w:del>
      <w:ins w:id="214" w:author="Mauro Pelucchi" w:date="2024-08-28T12:39:00Z">
        <w:r w:rsidR="55C7DA73" w:rsidRPr="75DE6C6E">
          <w:rPr>
            <w:rStyle w:val="Enfasidelicata"/>
            <w:i/>
            <w:color w:val="auto"/>
          </w:rPr>
          <w:t>I</w:t>
        </w:r>
      </w:ins>
      <w:r w:rsidR="007A4D62" w:rsidRPr="75DE6C6E">
        <w:rPr>
          <w:rStyle w:val="Enfasidelicata"/>
          <w:i/>
          <w:color w:val="auto"/>
        </w:rPr>
        <w:t>ndagine svolta</w:t>
      </w:r>
      <w:ins w:id="215" w:author="Mauro Pelucchi" w:date="2024-08-28T12:39:00Z">
        <w:r w:rsidR="1AC20CF3" w:rsidRPr="75DE6C6E">
          <w:rPr>
            <w:rStyle w:val="Enfasidelicata"/>
            <w:i/>
            <w:color w:val="auto"/>
          </w:rPr>
          <w:t xml:space="preserve"> </w:t>
        </w:r>
      </w:ins>
      <w:del w:id="216" w:author="Mauro Pelucchi" w:date="2024-08-28T12:39:00Z">
        <w:r w:rsidRPr="75DE6C6E" w:rsidDel="007A4D62">
          <w:rPr>
            <w:rStyle w:val="Enfasidelicata"/>
            <w:i/>
            <w:color w:val="auto"/>
          </w:rPr>
          <w:delText xml:space="preserve"> con l’ausilio di Google Form </w:delText>
        </w:r>
      </w:del>
      <w:r w:rsidR="007A4D62" w:rsidRPr="75DE6C6E">
        <w:rPr>
          <w:rStyle w:val="Enfasidelicata"/>
          <w:i/>
          <w:color w:val="auto"/>
        </w:rPr>
        <w:t>su un campione di 60 utenti</w:t>
      </w:r>
      <w:ins w:id="217" w:author="Mauro Pelucchi" w:date="2024-08-28T12:39:00Z">
        <w:r w:rsidR="6164D5C6" w:rsidRPr="75DE6C6E">
          <w:rPr>
            <w:rStyle w:val="Enfasidelicata"/>
            <w:i/>
            <w:color w:val="auto"/>
          </w:rPr>
          <w:t xml:space="preserve"> – </w:t>
        </w:r>
        <w:proofErr w:type="gramStart"/>
        <w:r w:rsidR="6164D5C6" w:rsidRPr="75DE6C6E">
          <w:rPr>
            <w:rStyle w:val="Enfasidelicata"/>
            <w:i/>
            <w:color w:val="auto"/>
          </w:rPr>
          <w:t>Giugno</w:t>
        </w:r>
        <w:proofErr w:type="gramEnd"/>
        <w:r w:rsidR="6164D5C6" w:rsidRPr="75DE6C6E">
          <w:rPr>
            <w:rStyle w:val="Enfasidelicata"/>
            <w:i/>
            <w:color w:val="auto"/>
          </w:rPr>
          <w:t>\Luglio 2024</w:t>
        </w:r>
      </w:ins>
    </w:p>
    <w:p w14:paraId="13A4FEA8" w14:textId="77777777" w:rsidR="0052112F" w:rsidRDefault="0052112F" w:rsidP="0052112F">
      <w:pPr>
        <w:pStyle w:val="Ttesto"/>
        <w:tabs>
          <w:tab w:val="left" w:pos="851"/>
        </w:tabs>
        <w:ind w:left="708"/>
        <w:rPr>
          <w:ins w:id="218" w:author="LARA LONGHI" w:date="2024-08-07T10:36:00Z" w16du:dateUtc="2024-08-07T08:36:00Z"/>
          <w:noProof/>
        </w:rPr>
      </w:pPr>
      <w:ins w:id="219" w:author="LARA LONGHI" w:date="2024-08-07T10:36:00Z" w16du:dateUtc="2024-08-07T08:36:00Z">
        <w:r>
          <w:t>Quando sono state presentate diverse funzionalità basate su ricerche precedenti, solo tre hanno ricevuto il consenso di più del 50% degli intervistati: pratiche di meditazione, esercizi di respirazione e tracciamento dell'umore e dei sintomi (</w:t>
        </w:r>
        <w:r w:rsidRPr="008066A7">
          <w:rPr>
            <w:i/>
            <w:iCs/>
          </w:rPr>
          <w:t>Grafico 2</w:t>
        </w:r>
        <w:r>
          <w:t>). Altre funzionalità suggerite includono un'esperienza immersiva in paesaggi naturali con suoni, pet therapy e consigli per prevenire gli attacchi di ansia.</w:t>
        </w:r>
        <w:r w:rsidRPr="008066A7">
          <w:rPr>
            <w:noProof/>
          </w:rPr>
          <w:t xml:space="preserve"> </w:t>
        </w:r>
      </w:ins>
    </w:p>
    <w:p w14:paraId="00E85487" w14:textId="1497B8FA" w:rsidR="005644B3" w:rsidDel="0052112F" w:rsidRDefault="005644B3" w:rsidP="005644B3">
      <w:pPr>
        <w:pStyle w:val="Ttesto"/>
        <w:tabs>
          <w:tab w:val="left" w:pos="851"/>
        </w:tabs>
        <w:ind w:left="708"/>
        <w:rPr>
          <w:del w:id="220" w:author="LARA LONGHI" w:date="2024-08-07T10:36:00Z" w16du:dateUtc="2024-08-07T08:36:00Z"/>
        </w:rPr>
      </w:pPr>
      <w:del w:id="221" w:author="LARA LONGHI" w:date="2024-08-07T10:36:00Z" w16du:dateUtc="2024-08-07T08:36:00Z">
        <w:r w:rsidDel="0052112F">
          <w:delText>Inoltre, il 65% degli utenti trova interessante l'idea che l'applicazione presenti grafiche e logiche simili a videogiochi (</w:delText>
        </w:r>
        <w:r w:rsidRPr="008066A7" w:rsidDel="0052112F">
          <w:rPr>
            <w:i/>
            <w:iCs/>
          </w:rPr>
          <w:delText>Grafico 3</w:delText>
        </w:r>
        <w:r w:rsidDel="0052112F">
          <w:delText>). Approfondendo ulteriormente i temi che gli utenti trovano più attraenti, si è scoperto che preferiscono ambienti rilassanti, escursioni in montagna, esplorazioni di luoghi esotici e navigazioni in barca.</w:delText>
        </w:r>
      </w:del>
    </w:p>
    <w:p w14:paraId="787BAF44" w14:textId="24F8EEFE" w:rsidR="00BD0D21" w:rsidDel="0052112F" w:rsidRDefault="00BD0D21" w:rsidP="005644B3">
      <w:pPr>
        <w:pStyle w:val="Ttesto"/>
        <w:tabs>
          <w:tab w:val="left" w:pos="851"/>
        </w:tabs>
        <w:ind w:left="708"/>
        <w:rPr>
          <w:del w:id="222" w:author="LARA LONGHI" w:date="2024-08-07T10:35:00Z" w16du:dateUtc="2024-08-07T08:35:00Z"/>
        </w:rPr>
      </w:pPr>
    </w:p>
    <w:p w14:paraId="5A45987B" w14:textId="7CF5424A" w:rsidR="00BD0D21" w:rsidDel="0052112F" w:rsidRDefault="00BD0D21" w:rsidP="005644B3">
      <w:pPr>
        <w:pStyle w:val="Ttesto"/>
        <w:tabs>
          <w:tab w:val="left" w:pos="851"/>
        </w:tabs>
        <w:ind w:left="708"/>
        <w:rPr>
          <w:del w:id="223" w:author="LARA LONGHI" w:date="2024-08-07T10:35:00Z" w16du:dateUtc="2024-08-07T08:35:00Z"/>
        </w:rPr>
      </w:pPr>
    </w:p>
    <w:p w14:paraId="458E74E4" w14:textId="67FCFDAD" w:rsidR="00BD0D21" w:rsidDel="0052112F" w:rsidRDefault="00BD0D21" w:rsidP="005644B3">
      <w:pPr>
        <w:pStyle w:val="Ttesto"/>
        <w:tabs>
          <w:tab w:val="left" w:pos="851"/>
        </w:tabs>
        <w:ind w:left="708"/>
        <w:rPr>
          <w:del w:id="224" w:author="LARA LONGHI" w:date="2024-08-07T10:35:00Z" w16du:dateUtc="2024-08-07T08:35:00Z"/>
        </w:rPr>
      </w:pPr>
    </w:p>
    <w:p w14:paraId="4D1BB997" w14:textId="6F9CCC28" w:rsidR="00BD0D21" w:rsidDel="0052112F" w:rsidRDefault="00BD0D21" w:rsidP="005644B3">
      <w:pPr>
        <w:pStyle w:val="Ttesto"/>
        <w:tabs>
          <w:tab w:val="left" w:pos="851"/>
        </w:tabs>
        <w:ind w:left="708"/>
        <w:rPr>
          <w:del w:id="225" w:author="LARA LONGHI" w:date="2024-08-07T10:35:00Z" w16du:dateUtc="2024-08-07T08:35:00Z"/>
        </w:rPr>
      </w:pPr>
    </w:p>
    <w:p w14:paraId="45E1A16E" w14:textId="6D511377" w:rsidR="00BD0D21" w:rsidDel="0052112F" w:rsidRDefault="00BD0D21" w:rsidP="005644B3">
      <w:pPr>
        <w:pStyle w:val="Ttesto"/>
        <w:tabs>
          <w:tab w:val="left" w:pos="851"/>
        </w:tabs>
        <w:ind w:left="708"/>
        <w:rPr>
          <w:del w:id="226" w:author="LARA LONGHI" w:date="2024-08-07T10:35:00Z" w16du:dateUtc="2024-08-07T08:35:00Z"/>
        </w:rPr>
      </w:pPr>
    </w:p>
    <w:p w14:paraId="5F2B4304" w14:textId="5A649CA9" w:rsidR="00BD0D21" w:rsidDel="0052112F" w:rsidRDefault="00BD0D21" w:rsidP="005644B3">
      <w:pPr>
        <w:pStyle w:val="Ttesto"/>
        <w:tabs>
          <w:tab w:val="left" w:pos="851"/>
        </w:tabs>
        <w:ind w:left="708"/>
        <w:rPr>
          <w:del w:id="227" w:author="LARA LONGHI" w:date="2024-08-07T10:35:00Z" w16du:dateUtc="2024-08-07T08:35:00Z"/>
        </w:rPr>
      </w:pPr>
    </w:p>
    <w:p w14:paraId="62F54D07" w14:textId="16755A29" w:rsidR="00BD0D21" w:rsidRDefault="00BD0D21" w:rsidP="00F522E4">
      <w:pPr>
        <w:pStyle w:val="img"/>
      </w:pPr>
      <w:r>
        <w:rPr>
          <w:noProof/>
        </w:rPr>
        <mc:AlternateContent>
          <mc:Choice Requires="wps">
            <w:drawing>
              <wp:anchor distT="0" distB="0" distL="114300" distR="114300" simplePos="0" relativeHeight="251658253" behindDoc="0" locked="0" layoutInCell="1" allowOverlap="1" wp14:anchorId="2F108D85" wp14:editId="720CB46B">
                <wp:simplePos x="0" y="0"/>
                <wp:positionH relativeFrom="column">
                  <wp:posOffset>4844572</wp:posOffset>
                </wp:positionH>
                <wp:positionV relativeFrom="paragraph">
                  <wp:posOffset>151660</wp:posOffset>
                </wp:positionV>
                <wp:extent cx="627233" cy="264496"/>
                <wp:effectExtent l="0" t="0" r="1905" b="2540"/>
                <wp:wrapNone/>
                <wp:docPr id="1912975278" name="Rettangolo 17"/>
                <wp:cNvGraphicFramePr/>
                <a:graphic xmlns:a="http://schemas.openxmlformats.org/drawingml/2006/main">
                  <a:graphicData uri="http://schemas.microsoft.com/office/word/2010/wordprocessingShape">
                    <wps:wsp>
                      <wps:cNvSpPr/>
                      <wps:spPr>
                        <a:xfrm>
                          <a:off x="0" y="0"/>
                          <a:ext cx="627233" cy="26449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D190E" id="Rettangolo 17" o:spid="_x0000_s1026" style="position:absolute;margin-left:381.45pt;margin-top:11.95pt;width:49.4pt;height:20.85pt;z-index:2516582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" fillcolor="white [3212]" stroked="f" strokeweight="1pt"/>
            </w:pict>
          </mc:Fallback>
        </mc:AlternateContent>
      </w:r>
      <w:r>
        <w:t>Grafico 3: Elementi dei videogiochi</w:t>
      </w:r>
    </w:p>
    <w:p w14:paraId="0ABE0C89" w14:textId="58824957" w:rsidR="00BD0D21" w:rsidRDefault="008066A7" w:rsidP="00D2462D">
      <w:pPr>
        <w:pStyle w:val="Fonte"/>
        <w:rPr>
          <w:ins w:id="228" w:author="LARA LONGHI" w:date="2024-08-07T10:36:00Z" w16du:dateUtc="2024-08-07T08:36:00Z"/>
          <w:rStyle w:val="Enfasidelicata"/>
          <w:i/>
          <w:iCs w:val="0"/>
          <w:color w:val="auto"/>
        </w:rPr>
      </w:pPr>
      <w:r>
        <w:rPr>
          <w:noProof/>
        </w:rPr>
        <w:drawing>
          <wp:inline distT="0" distB="0" distL="0" distR="0" wp14:anchorId="0E35A2D7" wp14:editId="02E47D75">
            <wp:extent cx="4971599" cy="2256350"/>
            <wp:effectExtent l="0" t="0" r="635" b="0"/>
            <wp:docPr id="1279254251" name="Immagine 4"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54251" name="Immagine 4" descr="Immagine che contiene testo, schermata, software, schermo&#10;&#10;Descrizione generata automaticamente"/>
                    <pic:cNvPicPr/>
                  </pic:nvPicPr>
                  <pic:blipFill rotWithShape="1">
                    <a:blip r:embed="rId33" cstate="print">
                      <a:extLst>
                        <a:ext uri="{28A0092B-C50C-407E-A947-70E740481C1C}">
                          <a14:useLocalDpi xmlns:a14="http://schemas.microsoft.com/office/drawing/2010/main" val="0"/>
                        </a:ext>
                      </a:extLst>
                    </a:blip>
                    <a:srcRect l="8677" t="21291" r="22188" b="22417"/>
                    <a:stretch/>
                  </pic:blipFill>
                  <pic:spPr bwMode="auto">
                    <a:xfrm>
                      <a:off x="0" y="0"/>
                      <a:ext cx="5068475" cy="2300317"/>
                    </a:xfrm>
                    <a:prstGeom prst="rect">
                      <a:avLst/>
                    </a:prstGeom>
                    <a:ln>
                      <a:noFill/>
                    </a:ln>
                    <a:extLst>
                      <a:ext uri="{53640926-AAD7-44D8-BBD7-CCE9431645EC}">
                        <a14:shadowObscured xmlns:a14="http://schemas.microsoft.com/office/drawing/2010/main"/>
                      </a:ext>
                    </a:extLst>
                  </pic:spPr>
                </pic:pic>
              </a:graphicData>
            </a:graphic>
          </wp:inline>
        </w:drawing>
      </w:r>
      <w:r>
        <w:br/>
      </w:r>
      <w:del w:id="229" w:author="Mauro Pelucchi" w:date="2024-08-28T12:39:00Z">
        <w:r w:rsidRPr="75DE6C6E" w:rsidDel="00BD0D21">
          <w:rPr>
            <w:rStyle w:val="Enfasidelicata"/>
            <w:i/>
            <w:color w:val="auto"/>
          </w:rPr>
          <w:delText xml:space="preserve">Fonte: </w:delText>
        </w:r>
        <w:r w:rsidRPr="75DE6C6E" w:rsidDel="000C6886">
          <w:rPr>
            <w:rStyle w:val="Enfasidelicata"/>
            <w:i/>
            <w:color w:val="auto"/>
          </w:rPr>
          <w:delText>mia</w:delText>
        </w:r>
        <w:r w:rsidRPr="75DE6C6E" w:rsidDel="00BD0D21">
          <w:rPr>
            <w:rStyle w:val="Enfasidelicata"/>
            <w:i/>
            <w:color w:val="auto"/>
          </w:rPr>
          <w:delText xml:space="preserve"> indagine svolta con l’ausilio di Google Form su un campione di 60 utenti</w:delText>
        </w:r>
      </w:del>
      <w:ins w:id="230" w:author="Mauro Pelucchi" w:date="2024-08-28T12:39:00Z">
        <w:r w:rsidR="3A29214F" w:rsidRPr="75DE6C6E">
          <w:rPr>
            <w:rStyle w:val="Enfasidelicata"/>
            <w:i/>
            <w:color w:val="auto"/>
          </w:rPr>
          <w:t xml:space="preserve"> Fonte: Indagine svolta su un campione di 60 utenti – </w:t>
        </w:r>
        <w:proofErr w:type="gramStart"/>
        <w:r w:rsidR="3A29214F" w:rsidRPr="75DE6C6E">
          <w:rPr>
            <w:rStyle w:val="Enfasidelicata"/>
            <w:i/>
            <w:color w:val="auto"/>
          </w:rPr>
          <w:t>Giugno</w:t>
        </w:r>
        <w:proofErr w:type="gramEnd"/>
        <w:r w:rsidR="3A29214F" w:rsidRPr="75DE6C6E">
          <w:rPr>
            <w:rStyle w:val="Enfasidelicata"/>
            <w:i/>
            <w:color w:val="auto"/>
          </w:rPr>
          <w:t>\Luglio 2024</w:t>
        </w:r>
      </w:ins>
    </w:p>
    <w:p w14:paraId="1639EFBB" w14:textId="716E4139" w:rsidR="3A29214F" w:rsidRDefault="3A29214F" w:rsidP="75DE6C6E">
      <w:pPr>
        <w:pStyle w:val="Fonte"/>
        <w:rPr>
          <w:ins w:id="231" w:author="LARA LONGHI" w:date="2024-08-07T10:36:00Z" w16du:dateUtc="2024-08-07T08:36:00Z"/>
          <w:rStyle w:val="Enfasidelicata"/>
          <w:i/>
          <w:color w:val="auto"/>
        </w:rPr>
      </w:pPr>
    </w:p>
    <w:p w14:paraId="4EC87256" w14:textId="77777777" w:rsidR="0052112F" w:rsidRDefault="0052112F" w:rsidP="0052112F">
      <w:pPr>
        <w:pStyle w:val="Ttesto"/>
        <w:tabs>
          <w:tab w:val="left" w:pos="851"/>
        </w:tabs>
        <w:ind w:left="708"/>
        <w:rPr>
          <w:ins w:id="232" w:author="LARA LONGHI" w:date="2024-08-07T10:36:00Z" w16du:dateUtc="2024-08-07T08:36:00Z"/>
        </w:rPr>
      </w:pPr>
      <w:ins w:id="233" w:author="LARA LONGHI" w:date="2024-08-07T10:36:00Z" w16du:dateUtc="2024-08-07T08:36:00Z">
        <w:r>
          <w:lastRenderedPageBreak/>
          <w:t>Inoltre, il 65% degli utenti trova interessante l'idea che l'applicazione presenti grafiche e logiche simili a videogiochi (</w:t>
        </w:r>
        <w:r w:rsidRPr="008066A7">
          <w:rPr>
            <w:i/>
            <w:iCs/>
          </w:rPr>
          <w:t>Grafico 3</w:t>
        </w:r>
        <w:r>
          <w:t>). Approfondendo ulteriormente i temi che gli utenti trovano più attraenti, si è scoperto che preferiscono ambienti rilassanti, escursioni in montagna, esplorazioni di luoghi esotici e navigazioni in barca.</w:t>
        </w:r>
      </w:ins>
    </w:p>
    <w:p w14:paraId="7B441384" w14:textId="77777777" w:rsidR="0052112F" w:rsidRDefault="0052112F" w:rsidP="00D2462D">
      <w:pPr>
        <w:pStyle w:val="Fonte"/>
        <w:rPr>
          <w:ins w:id="234" w:author="LARA LONGHI" w:date="2024-08-07T10:37:00Z" w16du:dateUtc="2024-08-07T08:37:00Z"/>
          <w:rStyle w:val="Enfasidelicata"/>
          <w:i/>
          <w:iCs w:val="0"/>
          <w:color w:val="auto"/>
        </w:rPr>
        <w:sectPr w:rsidR="0052112F" w:rsidSect="00AF406B">
          <w:pgSz w:w="11906" w:h="16838" w:code="9"/>
          <w:pgMar w:top="1701" w:right="1701" w:bottom="1701" w:left="1701" w:header="709" w:footer="709" w:gutter="0"/>
          <w:cols w:space="708"/>
          <w:docGrid w:linePitch="360"/>
        </w:sectPr>
      </w:pPr>
    </w:p>
    <w:p w14:paraId="2EEB7A9C" w14:textId="0F804F33" w:rsidR="0052112F" w:rsidDel="0052112F" w:rsidRDefault="0052112F" w:rsidP="00D2462D">
      <w:pPr>
        <w:pStyle w:val="Fonte"/>
        <w:rPr>
          <w:del w:id="235" w:author="LARA LONGHI" w:date="2024-08-07T10:37:00Z" w16du:dateUtc="2024-08-07T08:37:00Z"/>
          <w:rStyle w:val="Enfasidelicata"/>
          <w:i/>
          <w:iCs w:val="0"/>
          <w:color w:val="auto"/>
        </w:rPr>
      </w:pPr>
    </w:p>
    <w:p w14:paraId="2F6BBB2C" w14:textId="77777777" w:rsidR="0052112F" w:rsidRDefault="0052112F" w:rsidP="00BD0D21">
      <w:pPr>
        <w:pStyle w:val="Ttesto"/>
        <w:rPr>
          <w:ins w:id="236" w:author="LARA LONGHI" w:date="2024-08-07T10:37:00Z" w16du:dateUtc="2024-08-07T08:37:00Z"/>
          <w:rStyle w:val="Enfasidelicata"/>
          <w:i w:val="0"/>
          <w:iCs w:val="0"/>
          <w:color w:val="auto"/>
        </w:rPr>
        <w:sectPr w:rsidR="0052112F" w:rsidSect="00AF406B">
          <w:pgSz w:w="11906" w:h="16838" w:code="9"/>
          <w:pgMar w:top="1701" w:right="1701" w:bottom="1701" w:left="1701" w:header="709" w:footer="709" w:gutter="0"/>
          <w:cols w:space="708"/>
          <w:docGrid w:linePitch="360"/>
        </w:sectPr>
      </w:pPr>
    </w:p>
    <w:p w14:paraId="7D8C987E" w14:textId="72E82008" w:rsidR="00BD0D21" w:rsidRPr="008066A7" w:rsidDel="0052112F" w:rsidRDefault="00BD0D21" w:rsidP="00BD0D21">
      <w:pPr>
        <w:pStyle w:val="Ttesto"/>
        <w:rPr>
          <w:del w:id="237" w:author="LARA LONGHI" w:date="2024-08-07T10:37:00Z" w16du:dateUtc="2024-08-07T08:37:00Z"/>
          <w:rStyle w:val="Enfasidelicata"/>
          <w:i w:val="0"/>
          <w:iCs w:val="0"/>
          <w:color w:val="auto"/>
        </w:rPr>
      </w:pPr>
      <w:bookmarkStart w:id="238" w:name="_Toc173919865"/>
      <w:bookmarkStart w:id="239" w:name="_Toc173920038"/>
      <w:bookmarkStart w:id="240" w:name="_Toc173921238"/>
      <w:bookmarkStart w:id="241" w:name="_Toc173922343"/>
      <w:bookmarkStart w:id="242" w:name="_Toc173929872"/>
      <w:bookmarkStart w:id="243" w:name="_Toc175647164"/>
      <w:bookmarkEnd w:id="238"/>
      <w:bookmarkEnd w:id="239"/>
      <w:bookmarkEnd w:id="240"/>
      <w:bookmarkEnd w:id="241"/>
      <w:bookmarkEnd w:id="242"/>
      <w:bookmarkEnd w:id="243"/>
    </w:p>
    <w:p w14:paraId="77EB10CD" w14:textId="29E33871" w:rsidR="005644B3" w:rsidRDefault="00E25242" w:rsidP="00E25242">
      <w:pPr>
        <w:pStyle w:val="TitoloT"/>
        <w:ind w:left="426"/>
      </w:pPr>
      <w:bookmarkStart w:id="244" w:name="_Toc175647165"/>
      <w:r>
        <w:t>Documentazione</w:t>
      </w:r>
      <w:bookmarkEnd w:id="244"/>
    </w:p>
    <w:p w14:paraId="37F3D834" w14:textId="77777777" w:rsidR="005B61D8" w:rsidRDefault="005B61D8" w:rsidP="005B61D8">
      <w:pPr>
        <w:pStyle w:val="Ttesto"/>
      </w:pPr>
      <w:r w:rsidRPr="00A2752C">
        <w:t xml:space="preserve">Prima di procedere con lo sviluppo del prodotto software, è necessario esplicitare i requisiti alla base del progetto. La specifica è strutturata secondo lo standard IEEE830. </w:t>
      </w:r>
    </w:p>
    <w:p w14:paraId="2810C466" w14:textId="58139006" w:rsidR="005B61D8" w:rsidRDefault="005B61D8" w:rsidP="005B61D8">
      <w:pPr>
        <w:pStyle w:val="TParagrafo"/>
        <w:numPr>
          <w:ilvl w:val="1"/>
          <w:numId w:val="1"/>
        </w:numPr>
      </w:pPr>
      <w:bookmarkStart w:id="245" w:name="_Toc175647166"/>
      <w:r w:rsidRPr="005B61D8">
        <w:t>Introduzione</w:t>
      </w:r>
      <w:bookmarkEnd w:id="245"/>
    </w:p>
    <w:p w14:paraId="431603A0" w14:textId="77777777" w:rsidR="005B61D8" w:rsidRPr="00A2752C" w:rsidRDefault="005B61D8" w:rsidP="005B61D8">
      <w:pPr>
        <w:pStyle w:val="Ttesto"/>
        <w:ind w:left="708"/>
      </w:pPr>
      <w:r w:rsidRPr="00A2752C">
        <w:t xml:space="preserve">Il progetto consiste nello </w:t>
      </w:r>
      <w:r>
        <w:t>sviluppo di</w:t>
      </w:r>
      <w:r w:rsidRPr="00A2752C">
        <w:t xml:space="preserve"> un’applicazione </w:t>
      </w:r>
      <w:r>
        <w:t>mobile in Flutter per la gestione dell’ansia</w:t>
      </w:r>
    </w:p>
    <w:p w14:paraId="3E95F17C" w14:textId="307C9B59" w:rsidR="005B61D8" w:rsidRPr="00A2752C" w:rsidRDefault="005B61D8" w:rsidP="005B383C">
      <w:pPr>
        <w:pStyle w:val="Tsottopara"/>
      </w:pPr>
      <w:r w:rsidRPr="00A2752C">
        <w:t xml:space="preserve"> </w:t>
      </w:r>
      <w:bookmarkStart w:id="246" w:name="_Toc175647167"/>
      <w:r w:rsidRPr="00A2752C">
        <w:t>Obiettivo</w:t>
      </w:r>
      <w:bookmarkEnd w:id="246"/>
      <w:r w:rsidRPr="00A2752C">
        <w:t xml:space="preserve"> </w:t>
      </w:r>
    </w:p>
    <w:p w14:paraId="195DEC27" w14:textId="77777777" w:rsidR="005B61D8" w:rsidRPr="00A2752C" w:rsidRDefault="005B61D8" w:rsidP="005B61D8">
      <w:pPr>
        <w:pStyle w:val="Ttesto"/>
        <w:ind w:left="1056"/>
      </w:pPr>
      <w:r w:rsidRPr="00A2752C">
        <w:t>L'obiettivo dell'applicazione MindEase è fornire un supporto emotivo e pratiche di auto-cura per aiutare gli utenti a gestire in modo efficace l'ansia e lo stress, migliorando il loro benessere mentale ed emotivo attraverso funzionalità specifiche.</w:t>
      </w:r>
    </w:p>
    <w:p w14:paraId="4339604C" w14:textId="77777777" w:rsidR="005B61D8" w:rsidRPr="00A2752C" w:rsidRDefault="005B61D8" w:rsidP="005B383C">
      <w:pPr>
        <w:pStyle w:val="Tsottopara"/>
      </w:pPr>
      <w:r w:rsidRPr="00A2752C">
        <w:t xml:space="preserve"> </w:t>
      </w:r>
      <w:bookmarkStart w:id="247" w:name="_Toc175647168"/>
      <w:r w:rsidRPr="00A2752C">
        <w:t>Scopo</w:t>
      </w:r>
      <w:bookmarkEnd w:id="247"/>
      <w:r w:rsidRPr="00A2752C">
        <w:t xml:space="preserve"> </w:t>
      </w:r>
    </w:p>
    <w:p w14:paraId="6725D229" w14:textId="545FF1E2" w:rsidR="005B61D8" w:rsidRDefault="005B61D8" w:rsidP="005B61D8">
      <w:pPr>
        <w:pStyle w:val="Ttesto"/>
        <w:ind w:left="1056"/>
      </w:pPr>
      <w:r w:rsidRPr="00A2752C">
        <w:t xml:space="preserve">Lo scopo dell'applicazione MindEase è sviluppare uno strumento mobile intuitivo e accessibile che consenta agli utenti di affrontare autonomamente situazioni di ansia e stress, promuovendo la consapevolezza e la gestione delle proprie emozioni attraverso un'interfaccia user-friendly e funzionalità integrate che rispondono alle loro esigenze specifiche. </w:t>
      </w:r>
    </w:p>
    <w:p w14:paraId="1CCD5D0E" w14:textId="77777777" w:rsidR="00257936" w:rsidRDefault="00257936" w:rsidP="005B61D8">
      <w:pPr>
        <w:pStyle w:val="Ttesto"/>
        <w:ind w:left="1056"/>
      </w:pPr>
    </w:p>
    <w:p w14:paraId="57DD18F7" w14:textId="71FB8D6C" w:rsidR="005B61D8" w:rsidRDefault="005B61D8" w:rsidP="005B61D8">
      <w:pPr>
        <w:pStyle w:val="TParagrafo"/>
        <w:numPr>
          <w:ilvl w:val="1"/>
          <w:numId w:val="1"/>
        </w:numPr>
      </w:pPr>
      <w:bookmarkStart w:id="248" w:name="_Toc175647169"/>
      <w:r>
        <w:t>Descrizione generale</w:t>
      </w:r>
      <w:bookmarkEnd w:id="248"/>
    </w:p>
    <w:p w14:paraId="39E40DB7" w14:textId="77777777" w:rsidR="005B61D8" w:rsidRPr="00A2752C" w:rsidRDefault="005B61D8" w:rsidP="005B383C">
      <w:pPr>
        <w:pStyle w:val="Tsottopara"/>
      </w:pPr>
      <w:bookmarkStart w:id="249" w:name="_Toc175647170"/>
      <w:r w:rsidRPr="00A2752C">
        <w:t>Prospettiva del prodotto</w:t>
      </w:r>
      <w:bookmarkEnd w:id="249"/>
      <w:r w:rsidRPr="00A2752C">
        <w:t xml:space="preserve"> </w:t>
      </w:r>
    </w:p>
    <w:p w14:paraId="7CEEF1E7" w14:textId="77777777" w:rsidR="005B61D8" w:rsidRPr="00D716B7" w:rsidRDefault="005B61D8" w:rsidP="005B61D8">
      <w:pPr>
        <w:pStyle w:val="Ttesto"/>
        <w:ind w:left="1068"/>
      </w:pPr>
      <w:r w:rsidRPr="00D716B7">
        <w:t>MindEase si propone come un’applicazione innovativa nel campo del benessere mentale, mirata a diventare uno strumento indispensabile per la gestione dell'ansia e dello stress, offrendo supporto sia immediato che a lungo termine.</w:t>
      </w:r>
    </w:p>
    <w:p w14:paraId="75C3359B" w14:textId="77777777" w:rsidR="005B61D8" w:rsidRPr="00F2068E" w:rsidRDefault="005B61D8" w:rsidP="005B383C">
      <w:pPr>
        <w:pStyle w:val="Tsottopara"/>
      </w:pPr>
      <w:bookmarkStart w:id="250" w:name="_Toc175647171"/>
      <w:r w:rsidRPr="00F2068E">
        <w:t>Funzionalità del Prodotto</w:t>
      </w:r>
      <w:bookmarkEnd w:id="250"/>
    </w:p>
    <w:p w14:paraId="5CEC83E7" w14:textId="77777777" w:rsidR="005B61D8" w:rsidRDefault="005B61D8" w:rsidP="005B61D8">
      <w:pPr>
        <w:pStyle w:val="Ttesto"/>
        <w:ind w:left="1068"/>
      </w:pPr>
      <w:r>
        <w:t>Le</w:t>
      </w:r>
      <w:r w:rsidRPr="00F2068E">
        <w:t xml:space="preserve"> principali caratteristiche e funzioni del prodotto </w:t>
      </w:r>
      <w:r>
        <w:t>sono</w:t>
      </w:r>
      <w:r w:rsidRPr="00F2068E">
        <w:t>:</w:t>
      </w:r>
    </w:p>
    <w:p w14:paraId="788D13D9" w14:textId="4371FDFA" w:rsidR="005B61D8" w:rsidRDefault="005B61D8" w:rsidP="005B61D8">
      <w:pPr>
        <w:pStyle w:val="Ttesto"/>
        <w:numPr>
          <w:ilvl w:val="0"/>
          <w:numId w:val="21"/>
        </w:numPr>
      </w:pPr>
      <w:r w:rsidRPr="00F2068E">
        <w:t xml:space="preserve">Esercizi di </w:t>
      </w:r>
      <w:r w:rsidR="006D114D">
        <w:t>r</w:t>
      </w:r>
      <w:r w:rsidRPr="00F2068E">
        <w:t xml:space="preserve">espirazione </w:t>
      </w:r>
      <w:r w:rsidR="006D114D">
        <w:t>g</w:t>
      </w:r>
      <w:r w:rsidRPr="00F2068E">
        <w:t>uidata</w:t>
      </w:r>
    </w:p>
    <w:p w14:paraId="573F715A" w14:textId="77777777" w:rsidR="005B61D8" w:rsidRDefault="005B61D8" w:rsidP="005B61D8">
      <w:pPr>
        <w:pStyle w:val="Ttesto"/>
        <w:ind w:left="1416"/>
      </w:pPr>
      <w:r w:rsidRPr="00F2068E">
        <w:t>L'applicazione offre una serie di esercizi di respirazione guidati per aiutare gli utenti a gestire l'ansia e a rilassarsi. Ogni esercizio è accompagnato da video e audio che guidano l'utente passo dopo passo.</w:t>
      </w:r>
    </w:p>
    <w:p w14:paraId="37EC7DE9" w14:textId="54539188" w:rsidR="005B61D8" w:rsidRDefault="005B61D8" w:rsidP="005B61D8">
      <w:pPr>
        <w:pStyle w:val="Ttesto"/>
        <w:numPr>
          <w:ilvl w:val="0"/>
          <w:numId w:val="21"/>
        </w:numPr>
      </w:pPr>
      <w:r w:rsidRPr="00F2068E">
        <w:t xml:space="preserve">Pratiche di </w:t>
      </w:r>
      <w:r w:rsidR="006D114D">
        <w:t>m</w:t>
      </w:r>
      <w:r w:rsidRPr="00F2068E">
        <w:t>editazione</w:t>
      </w:r>
    </w:p>
    <w:p w14:paraId="06A722EC" w14:textId="77777777" w:rsidR="005B61D8" w:rsidRDefault="005B61D8" w:rsidP="005B61D8">
      <w:pPr>
        <w:pStyle w:val="Ttesto"/>
        <w:ind w:left="1416"/>
      </w:pPr>
      <w:r w:rsidRPr="00F2068E">
        <w:lastRenderedPageBreak/>
        <w:t>L'app include audio-guide per meditazioni guidate, progettate per aiutare gli utenti a raggiungere uno stato di calma e a ridurre lo stress.</w:t>
      </w:r>
    </w:p>
    <w:p w14:paraId="54F371F4" w14:textId="56EE0E15" w:rsidR="005B61D8" w:rsidRDefault="005B61D8" w:rsidP="005B61D8">
      <w:pPr>
        <w:pStyle w:val="Ttesto"/>
        <w:numPr>
          <w:ilvl w:val="0"/>
          <w:numId w:val="21"/>
        </w:numPr>
      </w:pPr>
      <w:r w:rsidRPr="00F2068E">
        <w:t>Tracciamento dell'</w:t>
      </w:r>
      <w:r w:rsidR="006D114D">
        <w:t>u</w:t>
      </w:r>
      <w:r w:rsidRPr="00F2068E">
        <w:t xml:space="preserve">more e dei </w:t>
      </w:r>
      <w:r w:rsidR="006D114D">
        <w:t>s</w:t>
      </w:r>
      <w:r w:rsidRPr="00F2068E">
        <w:t>intomi</w:t>
      </w:r>
    </w:p>
    <w:p w14:paraId="1A677CA7" w14:textId="77777777" w:rsidR="005B61D8" w:rsidRDefault="005B61D8" w:rsidP="005B61D8">
      <w:pPr>
        <w:pStyle w:val="Ttesto"/>
        <w:ind w:left="1416"/>
      </w:pPr>
      <w:r w:rsidRPr="00F2068E">
        <w:t>Gli utenti possono registrare le cause e i sintomi associati all'ansia, nonché il proprio umore giornaliero, creando un calendario personale che mostra il loro percorso di gestione dell'ansia.</w:t>
      </w:r>
    </w:p>
    <w:p w14:paraId="0F25D26F" w14:textId="7AFF1148" w:rsidR="005B61D8" w:rsidRDefault="005B61D8" w:rsidP="005B61D8">
      <w:pPr>
        <w:pStyle w:val="Ttesto"/>
        <w:numPr>
          <w:ilvl w:val="0"/>
          <w:numId w:val="21"/>
        </w:numPr>
      </w:pPr>
      <w:r w:rsidRPr="00F2068E">
        <w:t xml:space="preserve">Supporto </w:t>
      </w:r>
      <w:r w:rsidR="006D114D">
        <w:t>i</w:t>
      </w:r>
      <w:r w:rsidRPr="00F2068E">
        <w:t>nterattivo con AI</w:t>
      </w:r>
    </w:p>
    <w:p w14:paraId="3906B5E8" w14:textId="77777777" w:rsidR="005B61D8" w:rsidRPr="00F2068E" w:rsidRDefault="005B61D8" w:rsidP="005B61D8">
      <w:pPr>
        <w:pStyle w:val="Ttesto"/>
        <w:ind w:left="1416"/>
      </w:pPr>
      <w:r w:rsidRPr="00F2068E">
        <w:t>Una mascotte virtuale che fornisce supporto emotivo tramite frasi prestabilite basate sulla situazione specifica che ha generato l'ansia dell'utente.</w:t>
      </w:r>
    </w:p>
    <w:p w14:paraId="517D46FE" w14:textId="77777777" w:rsidR="005B61D8" w:rsidRPr="004803E0" w:rsidRDefault="005B61D8" w:rsidP="005B383C">
      <w:pPr>
        <w:pStyle w:val="Tsottopara"/>
      </w:pPr>
      <w:bookmarkStart w:id="251" w:name="_Toc175647172"/>
      <w:r w:rsidRPr="004803E0">
        <w:t>Caratteristiche dell’utente</w:t>
      </w:r>
      <w:bookmarkEnd w:id="251"/>
      <w:r w:rsidRPr="004803E0">
        <w:t xml:space="preserve"> </w:t>
      </w:r>
    </w:p>
    <w:p w14:paraId="4C1094AE" w14:textId="079F41D9" w:rsidR="005B61D8" w:rsidRDefault="005B61D8" w:rsidP="005B61D8">
      <w:pPr>
        <w:pStyle w:val="Ttesto"/>
        <w:ind w:left="1068"/>
      </w:pPr>
      <w:r w:rsidRPr="004803E0">
        <w:t>MindEase è adatta a una vasta gamma di utenti, in particolare a coloro che soffrono frequentemente di ansia e stress. L'app offre strumenti utili per la gestione del benessere mentale ed emotivo, tra cui tecniche di rilassamento e meditazione. È ideale per adulti, giovani adulti, professionisti e studenti che cercano di migliorare la loro gestione dello stress. MindEase è progettata per essere user-friendly, rendendola accessibile a utenti con diversi livelli di competenza tecnologica.</w:t>
      </w:r>
    </w:p>
    <w:p w14:paraId="4409F4EF" w14:textId="77777777" w:rsidR="00257936" w:rsidRDefault="00257936" w:rsidP="005B61D8">
      <w:pPr>
        <w:pStyle w:val="Ttesto"/>
        <w:ind w:left="1068"/>
      </w:pPr>
    </w:p>
    <w:p w14:paraId="3257E1EB" w14:textId="3769E847" w:rsidR="005B61D8" w:rsidRDefault="005B61D8" w:rsidP="005B61D8">
      <w:pPr>
        <w:pStyle w:val="TParagrafo"/>
        <w:numPr>
          <w:ilvl w:val="1"/>
          <w:numId w:val="1"/>
        </w:numPr>
      </w:pPr>
      <w:bookmarkStart w:id="252" w:name="_Toc175647173"/>
      <w:r>
        <w:t>Requisiti specifici</w:t>
      </w:r>
      <w:bookmarkEnd w:id="252"/>
    </w:p>
    <w:p w14:paraId="58874BC3" w14:textId="77777777" w:rsidR="00696939" w:rsidRPr="00007DD4" w:rsidRDefault="00696939" w:rsidP="00696939">
      <w:pPr>
        <w:pStyle w:val="Ttesto"/>
        <w:ind w:left="708"/>
      </w:pPr>
      <w:r w:rsidRPr="00007DD4">
        <w:t>Questa è la sezione principale dove si posizionano i dettagli specifici dei requisiti funzionali e non funzionali.</w:t>
      </w:r>
    </w:p>
    <w:p w14:paraId="597256FF" w14:textId="77777777" w:rsidR="00696939" w:rsidRPr="00007DD4" w:rsidRDefault="00696939" w:rsidP="005B383C">
      <w:pPr>
        <w:pStyle w:val="Tsottopara"/>
      </w:pPr>
      <w:bookmarkStart w:id="253" w:name="_Toc175647174"/>
      <w:r w:rsidRPr="00007DD4">
        <w:t>Requisiti dell’interfaccia esterna</w:t>
      </w:r>
      <w:bookmarkEnd w:id="253"/>
      <w:r w:rsidRPr="00007DD4">
        <w:t xml:space="preserve"> </w:t>
      </w:r>
    </w:p>
    <w:p w14:paraId="128068B4" w14:textId="77777777" w:rsidR="00696939" w:rsidRDefault="00696939" w:rsidP="00696939">
      <w:pPr>
        <w:pStyle w:val="Ttesto"/>
        <w:ind w:left="1056"/>
      </w:pPr>
      <w:r w:rsidRPr="004803E0">
        <w:t>L'applicazione offrirà un'interfaccia utente intuitiva e user-friendly</w:t>
      </w:r>
      <w:r>
        <w:t>, inoltre avrà una tematica in grado di portare serenità all’utente</w:t>
      </w:r>
      <w:r w:rsidRPr="004803E0">
        <w:t>, permettendo agli utenti di navigare facilmente tra le varie funzionalità. La progettazione UX/UI sarà focalizzata su semplicità e accessibilità, rendendo l'applicazione adatta a tutti i tipi di utenti, indipendentemente dalla loro competenza tecnologica</w:t>
      </w:r>
      <w:r>
        <w:t>.</w:t>
      </w:r>
    </w:p>
    <w:p w14:paraId="633D82BA" w14:textId="77777777" w:rsidR="00696939" w:rsidRPr="00A2752C" w:rsidRDefault="00696939" w:rsidP="005B383C">
      <w:pPr>
        <w:pStyle w:val="Tsottopara"/>
      </w:pPr>
      <w:bookmarkStart w:id="254" w:name="_Toc175647175"/>
      <w:r w:rsidRPr="00A2752C">
        <w:t>Requisiti funzionali</w:t>
      </w:r>
      <w:bookmarkEnd w:id="254"/>
    </w:p>
    <w:p w14:paraId="49CD0265" w14:textId="77777777" w:rsidR="00696939" w:rsidRDefault="00696939" w:rsidP="00696939">
      <w:pPr>
        <w:pStyle w:val="Ttesto"/>
        <w:numPr>
          <w:ilvl w:val="0"/>
          <w:numId w:val="22"/>
        </w:numPr>
      </w:pPr>
      <w:r>
        <w:t>Requisiti che richiedono una selezione di video</w:t>
      </w:r>
    </w:p>
    <w:p w14:paraId="58E1BAF3" w14:textId="77777777" w:rsidR="00696939" w:rsidRDefault="00696939" w:rsidP="00696939">
      <w:pPr>
        <w:pStyle w:val="Ttesto"/>
        <w:numPr>
          <w:ilvl w:val="1"/>
          <w:numId w:val="23"/>
        </w:numPr>
        <w:ind w:left="2127"/>
      </w:pPr>
      <w:r>
        <w:t xml:space="preserve">Esercizi di respirazione, </w:t>
      </w:r>
      <w:r w:rsidRPr="00492F37">
        <w:t>fornire una serie di esercizi di respirazione guidati per aiutare gli utenti a gestire l'ansia e a rilassarsi;</w:t>
      </w:r>
    </w:p>
    <w:p w14:paraId="66CDE972" w14:textId="77777777" w:rsidR="00696939" w:rsidRDefault="00696939" w:rsidP="00696939">
      <w:pPr>
        <w:pStyle w:val="Ttesto"/>
        <w:numPr>
          <w:ilvl w:val="1"/>
          <w:numId w:val="23"/>
        </w:numPr>
        <w:ind w:left="2127"/>
      </w:pPr>
      <w:r>
        <w:lastRenderedPageBreak/>
        <w:t xml:space="preserve">Esercizi fisici e di Yoga, </w:t>
      </w:r>
      <w:r w:rsidRPr="00492F37">
        <w:t>offrire una varietà di esercizi fisici e di yoga mirati a ridurre lo stress e l'ansia</w:t>
      </w:r>
      <w:r>
        <w:t>;</w:t>
      </w:r>
    </w:p>
    <w:p w14:paraId="0481AD35" w14:textId="77777777" w:rsidR="00696939" w:rsidRDefault="00696939" w:rsidP="00696939">
      <w:pPr>
        <w:pStyle w:val="Ttesto"/>
        <w:numPr>
          <w:ilvl w:val="1"/>
          <w:numId w:val="23"/>
        </w:numPr>
        <w:ind w:left="2127"/>
      </w:pPr>
      <w:r w:rsidRPr="00E63E80">
        <w:t>Pratiche di meditazione</w:t>
      </w:r>
      <w:r>
        <w:t>, inserire audio-guide che guidino la meditazione.</w:t>
      </w:r>
    </w:p>
    <w:p w14:paraId="7DDE8837" w14:textId="77777777" w:rsidR="00696939" w:rsidRDefault="00696939" w:rsidP="00696939">
      <w:pPr>
        <w:pStyle w:val="Ttesto"/>
        <w:numPr>
          <w:ilvl w:val="0"/>
          <w:numId w:val="22"/>
        </w:numPr>
      </w:pPr>
      <w:r>
        <w:t>Requisiti che prevedono attività dell’utente</w:t>
      </w:r>
    </w:p>
    <w:p w14:paraId="5D1CAE80" w14:textId="77777777" w:rsidR="00696939" w:rsidRDefault="00696939" w:rsidP="00696939">
      <w:pPr>
        <w:pStyle w:val="Ttesto"/>
        <w:numPr>
          <w:ilvl w:val="0"/>
          <w:numId w:val="24"/>
        </w:numPr>
      </w:pPr>
      <w:r>
        <w:t>T</w:t>
      </w:r>
      <w:r w:rsidRPr="00E63E80">
        <w:t>racciamento dell'umore e dei sintomi</w:t>
      </w:r>
      <w:r>
        <w:t xml:space="preserve">, </w:t>
      </w:r>
      <w:r w:rsidRPr="00492F37">
        <w:t>consentire agli utenti di registrare le cause e i sintomi associati all'ansia e il proprio umore, in modo  da avere un calendario col proprio percorso;</w:t>
      </w:r>
    </w:p>
    <w:p w14:paraId="305F3C8B" w14:textId="77777777" w:rsidR="00696939" w:rsidRPr="00E63E80" w:rsidRDefault="00696939" w:rsidP="00696939">
      <w:pPr>
        <w:pStyle w:val="Ttesto"/>
        <w:numPr>
          <w:ilvl w:val="0"/>
          <w:numId w:val="24"/>
        </w:numPr>
      </w:pPr>
      <w:r>
        <w:t>Diario,</w:t>
      </w:r>
      <w:r w:rsidRPr="00492F37">
        <w:t xml:space="preserve"> consentire agli utenti di tenere un diario personale per esplorare i propri pensieri, emozioni</w:t>
      </w:r>
      <w:r>
        <w:t>;</w:t>
      </w:r>
    </w:p>
    <w:p w14:paraId="50A26461" w14:textId="77777777" w:rsidR="00696939" w:rsidRDefault="00696939" w:rsidP="00696939">
      <w:pPr>
        <w:pStyle w:val="Ttesto"/>
        <w:numPr>
          <w:ilvl w:val="0"/>
          <w:numId w:val="24"/>
        </w:numPr>
      </w:pPr>
      <w:r w:rsidRPr="00E63E80">
        <w:t>Pratiche di Mindfulness</w:t>
      </w:r>
      <w:r>
        <w:t>, proporlo tramite obiettivi con pratiche brevi da affrontare quotidianamente, gli obiettivi possono essere proposti sotto forma di punti per raggiungere la vetta della montagna;</w:t>
      </w:r>
    </w:p>
    <w:p w14:paraId="00F1CCD0" w14:textId="77777777" w:rsidR="00696939" w:rsidRDefault="00696939" w:rsidP="00696939">
      <w:pPr>
        <w:pStyle w:val="Ttesto"/>
        <w:numPr>
          <w:ilvl w:val="0"/>
          <w:numId w:val="24"/>
        </w:numPr>
      </w:pPr>
      <w:r w:rsidRPr="00E63E80">
        <w:t>Supporto interattivo (AI)</w:t>
      </w:r>
      <w:r>
        <w:t>, realizzare una mascotte che fornisca supporto all’utente con frasi prestabilite in base alla situazione che ha generato l’ansia.</w:t>
      </w:r>
    </w:p>
    <w:p w14:paraId="574AE66F" w14:textId="77777777" w:rsidR="00696939" w:rsidRPr="00E63E80" w:rsidRDefault="00696939" w:rsidP="00696939">
      <w:pPr>
        <w:pStyle w:val="Ttesto"/>
        <w:numPr>
          <w:ilvl w:val="0"/>
          <w:numId w:val="22"/>
        </w:numPr>
      </w:pPr>
      <w:r>
        <w:t>Requisiti per fornire qualità aggiuntive</w:t>
      </w:r>
    </w:p>
    <w:p w14:paraId="6F7703DE" w14:textId="77777777" w:rsidR="00696939" w:rsidRPr="00E63E80" w:rsidRDefault="00696939" w:rsidP="00696939">
      <w:pPr>
        <w:pStyle w:val="Ttesto"/>
        <w:numPr>
          <w:ilvl w:val="0"/>
          <w:numId w:val="25"/>
        </w:numPr>
      </w:pPr>
      <w:r w:rsidRPr="00E63E80">
        <w:t>Musica e suoni rilassanti</w:t>
      </w:r>
      <w:r>
        <w:t>, f</w:t>
      </w:r>
      <w:r w:rsidRPr="00492F37">
        <w:t>ornire una selezione di musica e suoni ambientali rilassanti per favorire la calma e la tranquillità</w:t>
      </w:r>
      <w:r>
        <w:t>;</w:t>
      </w:r>
    </w:p>
    <w:p w14:paraId="43DC5542" w14:textId="77777777" w:rsidR="00696939" w:rsidRDefault="00696939" w:rsidP="00696939">
      <w:pPr>
        <w:pStyle w:val="Ttesto"/>
        <w:numPr>
          <w:ilvl w:val="0"/>
          <w:numId w:val="25"/>
        </w:numPr>
      </w:pPr>
      <w:r w:rsidRPr="00E63E80">
        <w:t>Contenuti educativi</w:t>
      </w:r>
      <w:r>
        <w:t>, o</w:t>
      </w:r>
      <w:r w:rsidRPr="00492F37">
        <w:t>ffrire risorse informative sull'ansia, sulle sue cause e sulle strategie di gestione</w:t>
      </w:r>
      <w:r>
        <w:t>.</w:t>
      </w:r>
    </w:p>
    <w:p w14:paraId="76BF9752" w14:textId="77777777" w:rsidR="00696939" w:rsidRPr="00007DD4" w:rsidRDefault="00696939" w:rsidP="005B383C">
      <w:pPr>
        <w:pStyle w:val="Tsottopara"/>
      </w:pPr>
      <w:bookmarkStart w:id="255" w:name="_Toc175647176"/>
      <w:r w:rsidRPr="00007DD4">
        <w:t>Requisiti non funzionali</w:t>
      </w:r>
      <w:bookmarkEnd w:id="255"/>
    </w:p>
    <w:p w14:paraId="224ACE24" w14:textId="3AE8CE9A" w:rsidR="009A7B90" w:rsidRDefault="009A7B90" w:rsidP="009A7B90">
      <w:pPr>
        <w:pStyle w:val="Ttesto"/>
        <w:numPr>
          <w:ilvl w:val="0"/>
          <w:numId w:val="21"/>
        </w:numPr>
      </w:pPr>
      <w:r>
        <w:t>Implementazione di un meccanismo di autenticazione con due modalità, per garantire il massimo comfort all'utente:</w:t>
      </w:r>
    </w:p>
    <w:p w14:paraId="2AD2FB4B" w14:textId="5B49571F" w:rsidR="009A7B90" w:rsidRDefault="009A7B90" w:rsidP="009A7B90">
      <w:pPr>
        <w:pStyle w:val="Ttesto"/>
        <w:numPr>
          <w:ilvl w:val="1"/>
          <w:numId w:val="21"/>
        </w:numPr>
      </w:pPr>
      <w:r>
        <w:t>Accesso tramite nickname e password, che assicura la riservatezza delle informazioni personali.</w:t>
      </w:r>
    </w:p>
    <w:p w14:paraId="2A39C9C8" w14:textId="603903C4" w:rsidR="00695F9A" w:rsidRDefault="009A7B90" w:rsidP="009A7B90">
      <w:pPr>
        <w:pStyle w:val="Ttesto"/>
        <w:numPr>
          <w:ilvl w:val="1"/>
          <w:numId w:val="21"/>
        </w:numPr>
      </w:pPr>
      <w:r>
        <w:t>Accesso tramite social media, che semplifica e rende più pratica la procedura di autenticazione.</w:t>
      </w:r>
    </w:p>
    <w:p w14:paraId="09F62F0F" w14:textId="4943AF18" w:rsidR="00696939" w:rsidRPr="008D7986" w:rsidRDefault="00696939" w:rsidP="00696939">
      <w:pPr>
        <w:pStyle w:val="Ttesto"/>
        <w:numPr>
          <w:ilvl w:val="0"/>
          <w:numId w:val="21"/>
        </w:numPr>
      </w:pPr>
      <w:r w:rsidRPr="008D7986">
        <w:t>L'interfaccia utente deve essere intuitiva e facile da navigare per tutti i tipi di utenti, per renderli a loro agio utilizziamo un tema che risulti rilassante</w:t>
      </w:r>
      <w:r>
        <w:t>;</w:t>
      </w:r>
    </w:p>
    <w:p w14:paraId="44780926" w14:textId="4939283A" w:rsidR="00696939" w:rsidRPr="008D7986" w:rsidRDefault="00696939" w:rsidP="00696939">
      <w:pPr>
        <w:pStyle w:val="Ttesto"/>
        <w:numPr>
          <w:ilvl w:val="0"/>
          <w:numId w:val="21"/>
        </w:numPr>
      </w:pPr>
      <w:r w:rsidRPr="008D7986">
        <w:lastRenderedPageBreak/>
        <w:t>Il sistema deve essere in grado di gestire simultaneamente un alto numero di utenti</w:t>
      </w:r>
      <w:r>
        <w:t>;</w:t>
      </w:r>
    </w:p>
    <w:p w14:paraId="4C03C135" w14:textId="201A40F1" w:rsidR="00696939" w:rsidRPr="008D7986" w:rsidRDefault="00696939" w:rsidP="00696939">
      <w:pPr>
        <w:pStyle w:val="Ttesto"/>
        <w:numPr>
          <w:ilvl w:val="0"/>
          <w:numId w:val="21"/>
        </w:numPr>
      </w:pPr>
      <w:r w:rsidRPr="008D7986">
        <w:t>Manutenibilità, il codice dell'applicazione deve essere ben documentato e strutturato per facilitare la manutenzione e gli aggiornamenti</w:t>
      </w:r>
      <w:r>
        <w:t>;</w:t>
      </w:r>
    </w:p>
    <w:p w14:paraId="4717F641" w14:textId="5E64EFF3" w:rsidR="00696939" w:rsidRDefault="00696939" w:rsidP="00696939">
      <w:pPr>
        <w:pStyle w:val="Ttesto"/>
        <w:numPr>
          <w:ilvl w:val="0"/>
          <w:numId w:val="21"/>
        </w:numPr>
      </w:pPr>
      <w:r w:rsidRPr="008D7986">
        <w:t>Portabilità, l'applicazione deve essere compatibile con diverse piattaforme</w:t>
      </w:r>
      <w:r>
        <w:t>;</w:t>
      </w:r>
    </w:p>
    <w:p w14:paraId="7D4EF9F2" w14:textId="3A22FC48" w:rsidR="00696939" w:rsidRPr="008D7986" w:rsidRDefault="00696939" w:rsidP="00696939">
      <w:pPr>
        <w:pStyle w:val="Ttesto"/>
        <w:numPr>
          <w:ilvl w:val="0"/>
          <w:numId w:val="21"/>
        </w:numPr>
      </w:pPr>
      <w:r>
        <w:t>Dare possibilità all’utente di scegliere un nuovo tema per l’interfaccia;</w:t>
      </w:r>
    </w:p>
    <w:p w14:paraId="68712AE4" w14:textId="28096F7B" w:rsidR="00696939" w:rsidRDefault="00696939" w:rsidP="00696939">
      <w:pPr>
        <w:pStyle w:val="Ttesto"/>
        <w:numPr>
          <w:ilvl w:val="0"/>
          <w:numId w:val="21"/>
        </w:numPr>
      </w:pPr>
      <w:r w:rsidRPr="008D7986">
        <w:t>L'applicazione deve supportare più lingue per essere utilizzabile in diversi paesi</w:t>
      </w:r>
      <w:r>
        <w:t>.</w:t>
      </w:r>
    </w:p>
    <w:p w14:paraId="2A341F16" w14:textId="77777777" w:rsidR="00257936" w:rsidRDefault="00257936" w:rsidP="00257936">
      <w:pPr>
        <w:pStyle w:val="Ttesto"/>
        <w:ind w:left="1428"/>
      </w:pPr>
    </w:p>
    <w:p w14:paraId="3654EFEF" w14:textId="1A4978C3" w:rsidR="005B61D8" w:rsidRDefault="005B61D8" w:rsidP="005B61D8">
      <w:pPr>
        <w:pStyle w:val="TParagrafo"/>
        <w:numPr>
          <w:ilvl w:val="1"/>
          <w:numId w:val="1"/>
        </w:numPr>
      </w:pPr>
      <w:bookmarkStart w:id="256" w:name="_Toc175647177"/>
      <w:r>
        <w:t>Requirement engineering</w:t>
      </w:r>
      <w:bookmarkEnd w:id="256"/>
    </w:p>
    <w:p w14:paraId="6802F396" w14:textId="77777777" w:rsidR="00696939" w:rsidRPr="00F7288F" w:rsidRDefault="00696939" w:rsidP="00696939">
      <w:pPr>
        <w:pStyle w:val="Ttesto"/>
        <w:ind w:left="708"/>
      </w:pPr>
      <w:r w:rsidRPr="00F7288F">
        <w:t xml:space="preserve">Per la gestione del processo di sviluppo </w:t>
      </w:r>
      <w:r>
        <w:t>analizziamo</w:t>
      </w:r>
      <w:r w:rsidRPr="00F7288F">
        <w:t xml:space="preserve"> i requisiti secondo il criterio MoSCoW: </w:t>
      </w:r>
    </w:p>
    <w:p w14:paraId="5447BB53" w14:textId="77777777" w:rsidR="00696939" w:rsidRPr="00F7288F" w:rsidRDefault="00696939" w:rsidP="00696939">
      <w:pPr>
        <w:pStyle w:val="Ttesto"/>
        <w:ind w:left="708"/>
      </w:pPr>
      <w:r w:rsidRPr="00F7288F">
        <w:rPr>
          <w:i/>
          <w:iCs/>
        </w:rPr>
        <w:t>Must</w:t>
      </w:r>
      <w:r w:rsidRPr="00F7288F">
        <w:t xml:space="preserve"> have, requisiti assolutamente necessari, sopra i 30 voti: </w:t>
      </w:r>
    </w:p>
    <w:p w14:paraId="5EEA4654" w14:textId="77777777" w:rsidR="00696939" w:rsidRDefault="00696939" w:rsidP="00696939">
      <w:pPr>
        <w:pStyle w:val="Ttesto"/>
        <w:numPr>
          <w:ilvl w:val="0"/>
          <w:numId w:val="26"/>
        </w:numPr>
      </w:pPr>
      <w:r w:rsidRPr="00F7288F">
        <w:t xml:space="preserve">Sviluppo di un applicativo funzionante; </w:t>
      </w:r>
    </w:p>
    <w:p w14:paraId="5C98E2ED" w14:textId="77777777" w:rsidR="00696939" w:rsidRDefault="00696939" w:rsidP="00696939">
      <w:pPr>
        <w:pStyle w:val="Ttesto"/>
        <w:numPr>
          <w:ilvl w:val="0"/>
          <w:numId w:val="26"/>
        </w:numPr>
      </w:pPr>
      <w:r>
        <w:t>Autenticazione funzionante e sicura;</w:t>
      </w:r>
    </w:p>
    <w:p w14:paraId="704672D7" w14:textId="77777777" w:rsidR="00696939" w:rsidRPr="00F7288F" w:rsidRDefault="00696939" w:rsidP="00696939">
      <w:pPr>
        <w:pStyle w:val="Ttesto"/>
        <w:numPr>
          <w:ilvl w:val="0"/>
          <w:numId w:val="26"/>
        </w:numPr>
      </w:pPr>
      <w:r>
        <w:t>Manutenibilità;</w:t>
      </w:r>
    </w:p>
    <w:p w14:paraId="59B08CA7" w14:textId="77777777" w:rsidR="00696939" w:rsidRPr="00F7288F" w:rsidRDefault="00696939" w:rsidP="00696939">
      <w:pPr>
        <w:pStyle w:val="Ttesto"/>
        <w:numPr>
          <w:ilvl w:val="0"/>
          <w:numId w:val="26"/>
        </w:numPr>
      </w:pPr>
      <w:r w:rsidRPr="00F7288F">
        <w:t>Interfaccia grafica intuitiv</w:t>
      </w:r>
      <w:r>
        <w:t>a</w:t>
      </w:r>
      <w:r w:rsidRPr="00F7288F">
        <w:t xml:space="preserve">; </w:t>
      </w:r>
    </w:p>
    <w:p w14:paraId="6510C7E5" w14:textId="77777777" w:rsidR="00696939" w:rsidRPr="00F7288F" w:rsidRDefault="00696939" w:rsidP="00696939">
      <w:pPr>
        <w:pStyle w:val="Ttesto"/>
        <w:numPr>
          <w:ilvl w:val="0"/>
          <w:numId w:val="26"/>
        </w:numPr>
      </w:pPr>
      <w:r w:rsidRPr="00F7288F">
        <w:t>Esercizi di respirazione;</w:t>
      </w:r>
    </w:p>
    <w:p w14:paraId="4FD1853D" w14:textId="77777777" w:rsidR="00696939" w:rsidRPr="00F7288F" w:rsidRDefault="00696939" w:rsidP="00696939">
      <w:pPr>
        <w:pStyle w:val="Ttesto"/>
        <w:numPr>
          <w:ilvl w:val="0"/>
          <w:numId w:val="26"/>
        </w:numPr>
      </w:pPr>
      <w:r w:rsidRPr="00F7288F">
        <w:t>Pratiche di meditazione;</w:t>
      </w:r>
    </w:p>
    <w:p w14:paraId="33F16853" w14:textId="77777777" w:rsidR="00696939" w:rsidRPr="00F7288F" w:rsidRDefault="00696939" w:rsidP="00696939">
      <w:pPr>
        <w:pStyle w:val="Ttesto"/>
        <w:numPr>
          <w:ilvl w:val="0"/>
          <w:numId w:val="26"/>
        </w:numPr>
      </w:pPr>
      <w:r w:rsidRPr="00F7288F">
        <w:t>Tracciamento dell'umore e dei sintomi</w:t>
      </w:r>
      <w:r>
        <w:t xml:space="preserve"> e possibile condivisione col proprio terapeuta</w:t>
      </w:r>
      <w:r w:rsidRPr="00F7288F">
        <w:t>;</w:t>
      </w:r>
    </w:p>
    <w:p w14:paraId="4F3C18F6" w14:textId="77777777" w:rsidR="00696939" w:rsidRPr="00F7288F" w:rsidRDefault="00696939" w:rsidP="00696939">
      <w:pPr>
        <w:pStyle w:val="Ttesto"/>
        <w:numPr>
          <w:ilvl w:val="0"/>
          <w:numId w:val="26"/>
        </w:numPr>
      </w:pPr>
      <w:r w:rsidRPr="00F7288F">
        <w:t>Supporto interattivo.</w:t>
      </w:r>
    </w:p>
    <w:p w14:paraId="4F9662EB" w14:textId="77777777" w:rsidR="00696939" w:rsidRPr="00F7288F" w:rsidRDefault="00696939" w:rsidP="00696939">
      <w:pPr>
        <w:pStyle w:val="Ttesto"/>
        <w:ind w:left="708"/>
      </w:pPr>
      <w:r w:rsidRPr="00F7288F">
        <w:rPr>
          <w:i/>
          <w:iCs/>
        </w:rPr>
        <w:t>Should</w:t>
      </w:r>
      <w:r w:rsidRPr="00F7288F">
        <w:t xml:space="preserve"> have, requisiti importanti, tra i 21 e i 30 voti: </w:t>
      </w:r>
    </w:p>
    <w:p w14:paraId="575DAB22" w14:textId="77777777" w:rsidR="00696939" w:rsidRPr="00F7288F" w:rsidRDefault="00696939" w:rsidP="00696939">
      <w:pPr>
        <w:pStyle w:val="Ttesto"/>
        <w:numPr>
          <w:ilvl w:val="0"/>
          <w:numId w:val="27"/>
        </w:numPr>
      </w:pPr>
      <w:r w:rsidRPr="00F7288F">
        <w:t>Portabilità;</w:t>
      </w:r>
    </w:p>
    <w:p w14:paraId="3F7B286B" w14:textId="77777777" w:rsidR="00696939" w:rsidRPr="00F7288F" w:rsidRDefault="00696939" w:rsidP="00696939">
      <w:pPr>
        <w:pStyle w:val="Ttesto"/>
        <w:numPr>
          <w:ilvl w:val="0"/>
          <w:numId w:val="27"/>
        </w:numPr>
      </w:pPr>
      <w:r w:rsidRPr="00F7288F">
        <w:t>Musica e suoni rilassanti;</w:t>
      </w:r>
    </w:p>
    <w:p w14:paraId="72CA6E61" w14:textId="77777777" w:rsidR="00696939" w:rsidRPr="00F7288F" w:rsidRDefault="00696939" w:rsidP="00696939">
      <w:pPr>
        <w:pStyle w:val="Ttesto"/>
        <w:numPr>
          <w:ilvl w:val="0"/>
          <w:numId w:val="27"/>
        </w:numPr>
      </w:pPr>
      <w:r w:rsidRPr="00F7288F">
        <w:t>Pratiche di Mindfulness</w:t>
      </w:r>
      <w:r>
        <w:t>.</w:t>
      </w:r>
    </w:p>
    <w:p w14:paraId="5AF97373" w14:textId="77777777" w:rsidR="00696939" w:rsidRDefault="00696939" w:rsidP="00696939">
      <w:pPr>
        <w:pStyle w:val="Ttesto"/>
        <w:ind w:left="708"/>
      </w:pPr>
      <w:r w:rsidRPr="00F7288F">
        <w:rPr>
          <w:i/>
          <w:iCs/>
        </w:rPr>
        <w:t>Could</w:t>
      </w:r>
      <w:r w:rsidRPr="00F7288F">
        <w:t xml:space="preserve"> have, requisiti che vengono implementati solo se il tempo lo consente, 20 voti: </w:t>
      </w:r>
    </w:p>
    <w:p w14:paraId="2ECEF87E" w14:textId="77777777" w:rsidR="00696939" w:rsidRPr="00F7288F" w:rsidRDefault="00696939" w:rsidP="00696939">
      <w:pPr>
        <w:pStyle w:val="Ttesto"/>
        <w:numPr>
          <w:ilvl w:val="0"/>
          <w:numId w:val="28"/>
        </w:numPr>
      </w:pPr>
      <w:r>
        <w:t>Gestione simultanea di un gran numero di utenti;</w:t>
      </w:r>
    </w:p>
    <w:p w14:paraId="551FBAF6" w14:textId="77777777" w:rsidR="00696939" w:rsidRPr="00F7288F" w:rsidRDefault="00696939" w:rsidP="00696939">
      <w:pPr>
        <w:pStyle w:val="Ttesto"/>
        <w:numPr>
          <w:ilvl w:val="0"/>
          <w:numId w:val="28"/>
        </w:numPr>
      </w:pPr>
      <w:r w:rsidRPr="00F7288F">
        <w:t>Contenuti educativi;</w:t>
      </w:r>
    </w:p>
    <w:p w14:paraId="3D544A41" w14:textId="77777777" w:rsidR="00696939" w:rsidRPr="00F7288F" w:rsidRDefault="00696939" w:rsidP="00696939">
      <w:pPr>
        <w:pStyle w:val="Ttesto"/>
        <w:numPr>
          <w:ilvl w:val="0"/>
          <w:numId w:val="28"/>
        </w:numPr>
      </w:pPr>
      <w:r w:rsidRPr="00F7288F">
        <w:t>Diario;</w:t>
      </w:r>
    </w:p>
    <w:p w14:paraId="65B1861D" w14:textId="77777777" w:rsidR="00696939" w:rsidRPr="00F7288F" w:rsidRDefault="00696939" w:rsidP="00696939">
      <w:pPr>
        <w:pStyle w:val="Ttesto"/>
        <w:numPr>
          <w:ilvl w:val="0"/>
          <w:numId w:val="28"/>
        </w:numPr>
      </w:pPr>
      <w:r w:rsidRPr="00F7288F">
        <w:lastRenderedPageBreak/>
        <w:t>Esercizi fisici e di Yoga</w:t>
      </w:r>
      <w:r>
        <w:t>.</w:t>
      </w:r>
    </w:p>
    <w:p w14:paraId="6672F2F4" w14:textId="77777777" w:rsidR="00696939" w:rsidRPr="00F7288F" w:rsidRDefault="00696939" w:rsidP="00696939">
      <w:pPr>
        <w:pStyle w:val="Ttesto"/>
        <w:ind w:left="708"/>
      </w:pPr>
      <w:r w:rsidRPr="00F7288F">
        <w:rPr>
          <w:i/>
          <w:iCs/>
        </w:rPr>
        <w:t>Won’t</w:t>
      </w:r>
      <w:r w:rsidRPr="00F7288F">
        <w:t xml:space="preserve"> have, requisiti non richiesti che rimarranno per la prossima iterazione: </w:t>
      </w:r>
    </w:p>
    <w:p w14:paraId="62DF7479" w14:textId="77777777" w:rsidR="00696939" w:rsidRDefault="00696939" w:rsidP="00696939">
      <w:pPr>
        <w:pStyle w:val="Ttesto"/>
        <w:numPr>
          <w:ilvl w:val="0"/>
          <w:numId w:val="29"/>
        </w:numPr>
      </w:pPr>
      <w:r w:rsidRPr="00F7288F">
        <w:t xml:space="preserve">Funzionalità grafiche aggiuntive; </w:t>
      </w:r>
    </w:p>
    <w:p w14:paraId="31842D22" w14:textId="77777777" w:rsidR="00696939" w:rsidRDefault="00696939" w:rsidP="00696939">
      <w:pPr>
        <w:pStyle w:val="Ttesto"/>
        <w:numPr>
          <w:ilvl w:val="0"/>
          <w:numId w:val="29"/>
        </w:numPr>
      </w:pPr>
      <w:r>
        <w:t>Possibilità di far scegliere il tema all’utente;</w:t>
      </w:r>
    </w:p>
    <w:p w14:paraId="36C44FC3" w14:textId="77777777" w:rsidR="00696939" w:rsidRDefault="00696939" w:rsidP="00696939">
      <w:pPr>
        <w:pStyle w:val="Ttesto"/>
        <w:numPr>
          <w:ilvl w:val="0"/>
          <w:numId w:val="29"/>
        </w:numPr>
      </w:pPr>
      <w:r>
        <w:t>Supporto di diverse lingue;</w:t>
      </w:r>
    </w:p>
    <w:p w14:paraId="2434C096" w14:textId="77777777" w:rsidR="00696939" w:rsidRDefault="00696939" w:rsidP="00696939">
      <w:pPr>
        <w:pStyle w:val="Ttesto"/>
        <w:numPr>
          <w:ilvl w:val="0"/>
          <w:numId w:val="29"/>
        </w:numPr>
      </w:pPr>
      <w:r>
        <w:t>Terapia online;</w:t>
      </w:r>
    </w:p>
    <w:p w14:paraId="16CCFEAE" w14:textId="77777777" w:rsidR="00696939" w:rsidRDefault="00696939" w:rsidP="00696939">
      <w:pPr>
        <w:pStyle w:val="Ttesto"/>
        <w:numPr>
          <w:ilvl w:val="0"/>
          <w:numId w:val="29"/>
        </w:numPr>
      </w:pPr>
      <w:r>
        <w:t>Comunicazione con gli altri utenti;</w:t>
      </w:r>
    </w:p>
    <w:p w14:paraId="515317ED" w14:textId="77777777" w:rsidR="00696939" w:rsidRDefault="00696939" w:rsidP="00696939">
      <w:pPr>
        <w:pStyle w:val="Ttesto"/>
        <w:numPr>
          <w:ilvl w:val="0"/>
          <w:numId w:val="29"/>
        </w:numPr>
      </w:pPr>
      <w:r>
        <w:t>Giochi;</w:t>
      </w:r>
    </w:p>
    <w:p w14:paraId="7BC9BA35" w14:textId="77777777" w:rsidR="00696939" w:rsidRDefault="00696939" w:rsidP="00696939">
      <w:pPr>
        <w:pStyle w:val="Ttesto"/>
        <w:numPr>
          <w:ilvl w:val="0"/>
          <w:numId w:val="29"/>
        </w:numPr>
      </w:pPr>
      <w:r>
        <w:t>Storie;</w:t>
      </w:r>
    </w:p>
    <w:p w14:paraId="04F97EAA" w14:textId="77777777" w:rsidR="00696939" w:rsidRDefault="00696939" w:rsidP="00696939">
      <w:pPr>
        <w:pStyle w:val="Ttesto"/>
        <w:numPr>
          <w:ilvl w:val="0"/>
          <w:numId w:val="29"/>
        </w:numPr>
      </w:pPr>
      <w:r>
        <w:t>Attività consigliate;</w:t>
      </w:r>
    </w:p>
    <w:p w14:paraId="496FFB27" w14:textId="1F90EE81" w:rsidR="00696939" w:rsidRDefault="00696939" w:rsidP="00696939">
      <w:pPr>
        <w:pStyle w:val="Ttesto"/>
        <w:numPr>
          <w:ilvl w:val="0"/>
          <w:numId w:val="29"/>
        </w:numPr>
      </w:pPr>
      <w:r>
        <w:t>Frasi motivazionali.</w:t>
      </w:r>
    </w:p>
    <w:p w14:paraId="1996CEF3" w14:textId="77777777" w:rsidR="00257936" w:rsidRDefault="00257936" w:rsidP="00257936">
      <w:pPr>
        <w:pStyle w:val="Ttesto"/>
        <w:ind w:left="1428"/>
      </w:pPr>
    </w:p>
    <w:p w14:paraId="204053F2" w14:textId="6C67A732" w:rsidR="005B61D8" w:rsidRDefault="005B61D8" w:rsidP="005B61D8">
      <w:pPr>
        <w:pStyle w:val="TParagrafo"/>
        <w:numPr>
          <w:ilvl w:val="1"/>
          <w:numId w:val="1"/>
        </w:numPr>
      </w:pPr>
      <w:bookmarkStart w:id="257" w:name="_Toc175647178"/>
      <w:r>
        <w:t>Diagramma dei casi d’uso</w:t>
      </w:r>
      <w:bookmarkEnd w:id="257"/>
    </w:p>
    <w:p w14:paraId="2F5F4516" w14:textId="77777777" w:rsidR="00D600CD" w:rsidRDefault="00D600CD" w:rsidP="00D600CD">
      <w:pPr>
        <w:pStyle w:val="Ttesto"/>
        <w:ind w:left="708"/>
      </w:pPr>
      <w:r>
        <w:t>Il diagramma dei casi d'uso offre una panoramica delle interazioni tra gli attori e il sistema. Gli attori includono l'utente, che interagisce direttamente con l'applicazione, e il sistema operativo, che risponde alle azioni dell'utente per garantire un'esperienza fluida e funzionale nell'utilizzo dell'applicazione.</w:t>
      </w:r>
    </w:p>
    <w:p w14:paraId="74EA285E" w14:textId="77777777" w:rsidR="00D600CD" w:rsidRDefault="00D600CD" w:rsidP="00D600CD">
      <w:pPr>
        <w:pStyle w:val="Ttesto"/>
        <w:ind w:left="708"/>
      </w:pPr>
      <w:r>
        <w:t>All'interno del sistema, i requisiti funzionali sono rappresentati attraverso una serie di casi d'uso:</w:t>
      </w:r>
    </w:p>
    <w:p w14:paraId="561B9402" w14:textId="154CE056" w:rsidR="00D600CD" w:rsidRDefault="00D600CD" w:rsidP="00D600CD">
      <w:pPr>
        <w:pStyle w:val="Ttesto"/>
        <w:numPr>
          <w:ilvl w:val="0"/>
          <w:numId w:val="30"/>
        </w:numPr>
      </w:pPr>
      <w:r>
        <w:t>Visione video:</w:t>
      </w:r>
      <w:ins w:id="258" w:author="Mauro Pelucchi" w:date="2024-07-27T16:21:00Z">
        <w:r w:rsidR="032AA9E4">
          <w:t xml:space="preserve"> </w:t>
        </w:r>
      </w:ins>
      <w:del w:id="259" w:author="Mauro Pelucchi" w:date="2024-07-27T16:21:00Z">
        <w:r w:rsidDel="00D600CD">
          <w:delText xml:space="preserve">  </w:delText>
        </w:r>
      </w:del>
      <w:r>
        <w:t>Questo caso d'uso riflette l'azione dell'utente nel visualizzare varie tipologie di esercizi tramite video. Si tratta di una generalizzazione delle interazioni dell'utente con il sistema riguardanti la visualizzazione di contenuti come esercizi fisici, yoga e tecniche di respirazione.</w:t>
      </w:r>
    </w:p>
    <w:p w14:paraId="7B0A0649" w14:textId="77777777" w:rsidR="00D600CD" w:rsidRDefault="00D600CD" w:rsidP="00D600CD">
      <w:pPr>
        <w:pStyle w:val="Ttesto"/>
        <w:numPr>
          <w:ilvl w:val="0"/>
          <w:numId w:val="30"/>
        </w:numPr>
      </w:pPr>
      <w:r>
        <w:t xml:space="preserve">Ascolto suoni: </w:t>
      </w:r>
      <w:del w:id="260" w:author="Mauro Pelucchi" w:date="2024-07-27T16:21:00Z">
        <w:r w:rsidDel="00D600CD">
          <w:delText xml:space="preserve"> </w:delText>
        </w:r>
      </w:del>
      <w:r>
        <w:t xml:space="preserve">Questo caso d'uso descrive in modo generalizzato l'ascolto di meditazioni guidate e altri contenuti audio rilassanti da parte dell'utente. </w:t>
      </w:r>
    </w:p>
    <w:p w14:paraId="4AA01E7F" w14:textId="77777777" w:rsidR="00D600CD" w:rsidRDefault="00D600CD" w:rsidP="00D600CD">
      <w:pPr>
        <w:pStyle w:val="Ttesto"/>
        <w:numPr>
          <w:ilvl w:val="0"/>
          <w:numId w:val="30"/>
        </w:numPr>
      </w:pPr>
      <w:r>
        <w:t xml:space="preserve">Registrazione dell'utente: </w:t>
      </w:r>
      <w:del w:id="261" w:author="Mauro Pelucchi" w:date="2024-07-27T16:21:00Z">
        <w:r w:rsidDel="00D600CD">
          <w:delText xml:space="preserve"> </w:delText>
        </w:r>
      </w:del>
      <w:r>
        <w:t>Questo caso d'uso rappresenta l'elemento fondamentale per il login e richiede una conferma di accesso da parte del sistema operativo.</w:t>
      </w:r>
    </w:p>
    <w:p w14:paraId="7BBED143" w14:textId="77777777" w:rsidR="00D600CD" w:rsidRDefault="00D600CD" w:rsidP="00D600CD">
      <w:pPr>
        <w:pStyle w:val="Ttesto"/>
        <w:numPr>
          <w:ilvl w:val="0"/>
          <w:numId w:val="30"/>
        </w:numPr>
      </w:pPr>
      <w:r>
        <w:t xml:space="preserve">Svolgimento di pratiche di Mindfulness: </w:t>
      </w:r>
      <w:del w:id="262" w:author="Mauro Pelucchi" w:date="2024-07-27T16:22:00Z">
        <w:r w:rsidDel="00D600CD">
          <w:delText xml:space="preserve"> </w:delText>
        </w:r>
      </w:del>
      <w:r>
        <w:t>Sotto forma di obiettivi quotidiani, il sistema registra i progressi dell'utente una volta superati.</w:t>
      </w:r>
    </w:p>
    <w:p w14:paraId="626F0374" w14:textId="77777777" w:rsidR="00D600CD" w:rsidRDefault="00D600CD" w:rsidP="00D600CD">
      <w:pPr>
        <w:pStyle w:val="Ttesto"/>
        <w:numPr>
          <w:ilvl w:val="0"/>
          <w:numId w:val="30"/>
        </w:numPr>
      </w:pPr>
      <w:r>
        <w:lastRenderedPageBreak/>
        <w:t xml:space="preserve">Scrittura nel diario e registrazione dell'umore: </w:t>
      </w:r>
      <w:del w:id="263" w:author="Mauro Pelucchi" w:date="2024-07-27T16:22:00Z">
        <w:r w:rsidDel="00D600CD">
          <w:delText xml:space="preserve"> </w:delText>
        </w:r>
      </w:del>
      <w:r>
        <w:t xml:space="preserve">In caso l'utente voglia, il sistema può inoltrare tali informazioni al terapeuta. </w:t>
      </w:r>
    </w:p>
    <w:p w14:paraId="57E46CC1" w14:textId="77777777" w:rsidR="00D600CD" w:rsidRDefault="00D600CD" w:rsidP="00D600CD">
      <w:pPr>
        <w:pStyle w:val="Ttesto"/>
        <w:numPr>
          <w:ilvl w:val="0"/>
          <w:numId w:val="30"/>
        </w:numPr>
      </w:pPr>
      <w:r>
        <w:t xml:space="preserve">Interazione con mascotte: </w:t>
      </w:r>
      <w:del w:id="264" w:author="Mauro Pelucchi" w:date="2024-07-27T16:22:00Z">
        <w:r w:rsidDel="00D600CD">
          <w:delText xml:space="preserve"> </w:delText>
        </w:r>
      </w:del>
      <w:r>
        <w:t>Il sistema offre supporto immediato all'utente nei momenti difficili attraverso l'interazione con mascotte.</w:t>
      </w:r>
    </w:p>
    <w:p w14:paraId="2198363A" w14:textId="6106A52D" w:rsidR="00D600CD" w:rsidRDefault="00D600CD" w:rsidP="00D600CD">
      <w:pPr>
        <w:pStyle w:val="Ttesto"/>
        <w:numPr>
          <w:ilvl w:val="0"/>
          <w:numId w:val="30"/>
        </w:numPr>
      </w:pPr>
      <w:r>
        <w:t xml:space="preserve">Lettura di contenuti educativi sull'ansia: </w:t>
      </w:r>
      <w:del w:id="265" w:author="Mauro Pelucchi" w:date="2024-07-27T16:22:00Z">
        <w:r w:rsidDel="00D600CD">
          <w:delText xml:space="preserve"> </w:delText>
        </w:r>
      </w:del>
      <w:r>
        <w:t>Il sistema fornisce all'utente materiali educativi riguardanti l'ansia.</w:t>
      </w:r>
    </w:p>
    <w:p w14:paraId="37BA14C9" w14:textId="703B5061" w:rsidR="00BD0D21" w:rsidRPr="00F522E4" w:rsidRDefault="00F522E4" w:rsidP="00F522E4">
      <w:pPr>
        <w:pStyle w:val="img"/>
      </w:pPr>
      <w:r w:rsidRPr="00F522E4">
        <w:tab/>
      </w:r>
      <w:r w:rsidR="00737859">
        <w:t>Grafico 4</w:t>
      </w:r>
      <w:r w:rsidRPr="00F522E4">
        <w:t>: Diagramma dei casi d’uso</w:t>
      </w:r>
    </w:p>
    <w:p w14:paraId="0B1584C0" w14:textId="5E7CB7E8" w:rsidR="00D600CD" w:rsidRDefault="00D600CD" w:rsidP="00B9452A">
      <w:pPr>
        <w:pStyle w:val="Ttesto"/>
        <w:ind w:left="709"/>
      </w:pPr>
      <w:commentRangeStart w:id="266"/>
      <w:r>
        <w:rPr>
          <w:noProof/>
        </w:rPr>
        <w:drawing>
          <wp:inline distT="0" distB="0" distL="0" distR="0" wp14:anchorId="71A828A1" wp14:editId="5D70E361">
            <wp:extent cx="4976114" cy="4192293"/>
            <wp:effectExtent l="0" t="0" r="0" b="0"/>
            <wp:docPr id="812028569"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569" name="Immagine 1" descr="Immagine che contiene testo, schermata, software, diagramma&#10;&#10;Descrizione generata automaticamente"/>
                    <pic:cNvPicPr/>
                  </pic:nvPicPr>
                  <pic:blipFill rotWithShape="1">
                    <a:blip r:embed="rId34">
                      <a:extLst>
                        <a:ext uri="{28A0092B-C50C-407E-A947-70E740481C1C}">
                          <a14:useLocalDpi xmlns:a14="http://schemas.microsoft.com/office/drawing/2010/main" val="0"/>
                        </a:ext>
                      </a:extLst>
                    </a:blip>
                    <a:srcRect l="15163" t="6939" r="24617" b="17707"/>
                    <a:stretch/>
                  </pic:blipFill>
                  <pic:spPr bwMode="auto">
                    <a:xfrm>
                      <a:off x="0" y="0"/>
                      <a:ext cx="5043016" cy="4248657"/>
                    </a:xfrm>
                    <a:prstGeom prst="rect">
                      <a:avLst/>
                    </a:prstGeom>
                    <a:ln>
                      <a:noFill/>
                    </a:ln>
                    <a:extLst>
                      <a:ext uri="{53640926-AAD7-44D8-BBD7-CCE9431645EC}">
                        <a14:shadowObscured xmlns:a14="http://schemas.microsoft.com/office/drawing/2010/main"/>
                      </a:ext>
                    </a:extLst>
                  </pic:spPr>
                </pic:pic>
              </a:graphicData>
            </a:graphic>
          </wp:inline>
        </w:drawing>
      </w:r>
      <w:commentRangeEnd w:id="266"/>
      <w:r w:rsidR="006D114D">
        <w:rPr>
          <w:rStyle w:val="Rimandocommento"/>
          <w:rFonts w:ascii="Calibri" w:eastAsia="Calibri" w:hAnsi="Calibri"/>
          <w:lang w:eastAsia="en-US"/>
        </w:rPr>
        <w:commentReference w:id="266"/>
      </w:r>
    </w:p>
    <w:p w14:paraId="15EA8220" w14:textId="662EA5FF" w:rsidR="00F522E4" w:rsidRDefault="00F522E4" w:rsidP="75DE6C6E">
      <w:pPr>
        <w:pStyle w:val="Fonte"/>
        <w:rPr>
          <w:del w:id="267" w:author="Mauro Pelucchi" w:date="2024-08-28T12:40:00Z" w16du:dateUtc="2024-08-28T12:40:15Z"/>
          <w:rStyle w:val="Enfasidelicata"/>
          <w:i/>
          <w:color w:val="auto"/>
        </w:rPr>
      </w:pPr>
      <w:del w:id="268" w:author="Mauro Pelucchi" w:date="2024-08-28T12:40:00Z">
        <w:r w:rsidDel="00F522E4">
          <w:delText>Fonte</w:delText>
        </w:r>
        <w:r w:rsidRPr="75DE6C6E" w:rsidDel="00F522E4">
          <w:rPr>
            <w:rStyle w:val="Enfasidelicata"/>
            <w:i/>
            <w:color w:val="auto"/>
          </w:rPr>
          <w:delText xml:space="preserve">: </w:delText>
        </w:r>
        <w:r w:rsidRPr="75DE6C6E" w:rsidDel="000C6886">
          <w:rPr>
            <w:rStyle w:val="Enfasidelicata"/>
            <w:i/>
            <w:color w:val="auto"/>
          </w:rPr>
          <w:delText>mia</w:delText>
        </w:r>
        <w:r w:rsidRPr="75DE6C6E" w:rsidDel="00F522E4">
          <w:rPr>
            <w:rStyle w:val="Enfasidelicata"/>
            <w:i/>
            <w:color w:val="auto"/>
          </w:rPr>
          <w:delText xml:space="preserve"> </w:delText>
        </w:r>
        <w:r w:rsidRPr="75DE6C6E" w:rsidDel="000C6886">
          <w:rPr>
            <w:rStyle w:val="Enfasidelicata"/>
            <w:i/>
            <w:color w:val="auto"/>
          </w:rPr>
          <w:delText>elaborazione</w:delText>
        </w:r>
        <w:r w:rsidRPr="75DE6C6E" w:rsidDel="00F522E4">
          <w:rPr>
            <w:rStyle w:val="Enfasidelicata"/>
            <w:i/>
            <w:color w:val="auto"/>
          </w:rPr>
          <w:delText xml:space="preserve"> </w:delText>
        </w:r>
      </w:del>
    </w:p>
    <w:p w14:paraId="394B2BA6" w14:textId="77777777" w:rsidR="00F86D5E" w:rsidRDefault="00F86D5E" w:rsidP="000C6886">
      <w:pPr>
        <w:pStyle w:val="Fonte"/>
        <w:sectPr w:rsidR="00F86D5E" w:rsidSect="00AF406B">
          <w:pgSz w:w="11906" w:h="16838" w:code="9"/>
          <w:pgMar w:top="1701" w:right="1701" w:bottom="1701" w:left="1701" w:header="709" w:footer="709" w:gutter="0"/>
          <w:cols w:space="708"/>
          <w:docGrid w:linePitch="360"/>
        </w:sectPr>
      </w:pPr>
    </w:p>
    <w:p w14:paraId="36082E43" w14:textId="690661DF" w:rsidR="005B61D8" w:rsidRDefault="005B61D8" w:rsidP="005B61D8">
      <w:pPr>
        <w:pStyle w:val="TitoloT"/>
      </w:pPr>
      <w:bookmarkStart w:id="269" w:name="_Toc175647179"/>
      <w:r>
        <w:lastRenderedPageBreak/>
        <w:t>Software architecture</w:t>
      </w:r>
      <w:bookmarkEnd w:id="269"/>
    </w:p>
    <w:p w14:paraId="2626257D" w14:textId="7EAEE6D4" w:rsidR="005206C3" w:rsidRDefault="005206C3" w:rsidP="005206C3">
      <w:pPr>
        <w:pStyle w:val="TParagrafo"/>
        <w:numPr>
          <w:ilvl w:val="1"/>
          <w:numId w:val="1"/>
        </w:numPr>
      </w:pPr>
      <w:bookmarkStart w:id="270" w:name="_Toc175647180"/>
      <w:r w:rsidRPr="005206C3">
        <w:t>Architettura Back-End</w:t>
      </w:r>
      <w:bookmarkEnd w:id="270"/>
    </w:p>
    <w:p w14:paraId="132BC083" w14:textId="77777777" w:rsidR="005206C3" w:rsidRDefault="005206C3" w:rsidP="005206C3">
      <w:pPr>
        <w:pStyle w:val="Ttesto"/>
        <w:ind w:left="708"/>
      </w:pPr>
      <w:r>
        <w:t>L'architettura back-end costituisce il fondamento operativo che sta dietro alla facciata visibile dell'applicazione. Il codice sorgente è conservato e aggiornato su GitHub. Questa architettura si basa su una serie di funzioni lambda che rappresentano le varie funzionalità da implementare. Inoltre, è presente un collegamento con MongoDB poiché i video utilizzati provengono da dataset creati attraverso una selezione di contenuti idonei per l'applicazione.</w:t>
      </w:r>
    </w:p>
    <w:p w14:paraId="10851E0F" w14:textId="77777777" w:rsidR="005206C3" w:rsidRDefault="005206C3" w:rsidP="005206C3">
      <w:pPr>
        <w:pStyle w:val="Ttesto"/>
        <w:ind w:left="708"/>
      </w:pPr>
      <w:r>
        <w:t>Le funzioni lambda sono gestite tramite API Gateway, il che consente di richiamarle in Flutter per l'interfaccia utente. Seguendo il processo descritto da "</w:t>
      </w:r>
      <w:hyperlink r:id="rId35" w:history="1">
        <w:r w:rsidRPr="00571891">
          <w:rPr>
            <w:rStyle w:val="Collegamentoipertestuale"/>
          </w:rPr>
          <w:t>Build a Flutter Mobile app using AWS Amplify</w:t>
        </w:r>
      </w:hyperlink>
      <w:r>
        <w:t>", ci aspettiamo di aggiungere l'autenticazione tramite Cognito e di creare i bucket S3 direttamente dall'applicazione.</w:t>
      </w:r>
    </w:p>
    <w:p w14:paraId="1A9607C3" w14:textId="05969AEE" w:rsidR="00737859" w:rsidRDefault="00737859" w:rsidP="00737859">
      <w:pPr>
        <w:pStyle w:val="img"/>
      </w:pPr>
      <w:r>
        <w:t>Grafico 5</w:t>
      </w:r>
      <w:r w:rsidR="009C6617">
        <w:t>:</w:t>
      </w:r>
      <w:r w:rsidR="001A4C2B">
        <w:t xml:space="preserve"> Architettura back-en</w:t>
      </w:r>
      <w:r w:rsidR="00D051E0">
        <w:t>d</w:t>
      </w:r>
    </w:p>
    <w:p w14:paraId="0820484B" w14:textId="5982192C" w:rsidR="005206C3" w:rsidRDefault="005206C3" w:rsidP="005206C3">
      <w:pPr>
        <w:pStyle w:val="Ttesto"/>
        <w:ind w:left="708"/>
      </w:pPr>
      <w:r>
        <w:rPr>
          <w:b/>
          <w:bCs/>
          <w:noProof/>
          <w:lang w:val="en-US"/>
        </w:rPr>
        <w:drawing>
          <wp:inline distT="0" distB="0" distL="0" distR="0" wp14:anchorId="6F0C821A" wp14:editId="3B78F438">
            <wp:extent cx="4976403" cy="2785833"/>
            <wp:effectExtent l="0" t="0" r="0" b="0"/>
            <wp:docPr id="2638771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7115" name="Immagine 2"/>
                    <pic:cNvPicPr/>
                  </pic:nvPicPr>
                  <pic:blipFill>
                    <a:blip r:embed="rId36">
                      <a:extLst>
                        <a:ext uri="{28A0092B-C50C-407E-A947-70E740481C1C}">
                          <a14:useLocalDpi xmlns:a14="http://schemas.microsoft.com/office/drawing/2010/main" val="0"/>
                        </a:ext>
                      </a:extLst>
                    </a:blip>
                    <a:stretch>
                      <a:fillRect/>
                    </a:stretch>
                  </pic:blipFill>
                  <pic:spPr>
                    <a:xfrm>
                      <a:off x="0" y="0"/>
                      <a:ext cx="4976403" cy="2785833"/>
                    </a:xfrm>
                    <a:prstGeom prst="rect">
                      <a:avLst/>
                    </a:prstGeom>
                  </pic:spPr>
                </pic:pic>
              </a:graphicData>
            </a:graphic>
          </wp:inline>
        </w:drawing>
      </w:r>
    </w:p>
    <w:p w14:paraId="36C5BE2C" w14:textId="1C219F8D" w:rsidR="005206C3" w:rsidRPr="00D2462D" w:rsidRDefault="00D2462D" w:rsidP="00D2462D">
      <w:pPr>
        <w:pStyle w:val="Fonte"/>
        <w:rPr>
          <w:del w:id="271" w:author="Mauro Pelucchi" w:date="2024-08-28T12:40:00Z" w16du:dateUtc="2024-08-28T12:40:26Z"/>
        </w:rPr>
      </w:pPr>
      <w:del w:id="272" w:author="Mauro Pelucchi" w:date="2024-08-28T12:40:00Z">
        <w:r w:rsidDel="00D2462D">
          <w:delText>Fonte: mia elaborazione</w:delText>
        </w:r>
      </w:del>
    </w:p>
    <w:p w14:paraId="6006C48B" w14:textId="6B8F4612" w:rsidR="005206C3" w:rsidRDefault="005206C3" w:rsidP="005206C3">
      <w:pPr>
        <w:pStyle w:val="TParagrafo"/>
        <w:numPr>
          <w:ilvl w:val="1"/>
          <w:numId w:val="1"/>
        </w:numPr>
      </w:pPr>
      <w:bookmarkStart w:id="273" w:name="_Toc175647181"/>
      <w:r>
        <w:t>Architettura Front-</w:t>
      </w:r>
      <w:commentRangeStart w:id="274"/>
      <w:commentRangeStart w:id="275"/>
      <w:r>
        <w:t>End</w:t>
      </w:r>
      <w:commentRangeEnd w:id="274"/>
      <w:r>
        <w:commentReference w:id="274"/>
      </w:r>
      <w:commentRangeEnd w:id="275"/>
      <w:r>
        <w:commentReference w:id="275"/>
      </w:r>
      <w:bookmarkEnd w:id="273"/>
    </w:p>
    <w:p w14:paraId="54079B68" w14:textId="77777777" w:rsidR="005206C3" w:rsidRPr="000605F8" w:rsidRDefault="005206C3" w:rsidP="005206C3">
      <w:pPr>
        <w:pStyle w:val="Ttesto"/>
        <w:ind w:left="708"/>
      </w:pPr>
      <w:r w:rsidRPr="000605F8">
        <w:t>L'architettura front-end è progettata per garantire un'esperienza utente fluida e intuitiva attraverso una struttura modulare e scalabile. La sua progettazione si basa su principi di separazione delle responsabilità, riutilizzo del codice e facilità di manutenzione.</w:t>
      </w:r>
    </w:p>
    <w:p w14:paraId="42E1BB66" w14:textId="77777777" w:rsidR="005206C3" w:rsidRPr="000605F8" w:rsidRDefault="005206C3" w:rsidP="005206C3">
      <w:pPr>
        <w:pStyle w:val="Ttesto"/>
        <w:ind w:left="708"/>
        <w:rPr>
          <w:i/>
          <w:iCs/>
        </w:rPr>
      </w:pPr>
      <w:r w:rsidRPr="000605F8">
        <w:rPr>
          <w:i/>
          <w:iCs/>
        </w:rPr>
        <w:t>Componenti Principali:</w:t>
      </w:r>
    </w:p>
    <w:p w14:paraId="68DF10FE" w14:textId="77777777" w:rsidR="005206C3" w:rsidRPr="000605F8" w:rsidRDefault="005206C3" w:rsidP="005206C3">
      <w:pPr>
        <w:pStyle w:val="Ttesto"/>
        <w:ind w:left="708"/>
      </w:pPr>
      <w:r>
        <w:t>1.  Presentation Layer</w:t>
      </w:r>
      <w:del w:id="276" w:author="Mauro Pelucchi" w:date="2024-07-27T16:22:00Z">
        <w:r w:rsidDel="005206C3">
          <w:delText xml:space="preserve"> </w:delText>
        </w:r>
      </w:del>
      <w:r>
        <w:t>:</w:t>
      </w:r>
    </w:p>
    <w:p w14:paraId="509BD16A" w14:textId="77777777" w:rsidR="005206C3" w:rsidRPr="000605F8" w:rsidRDefault="005206C3" w:rsidP="005206C3">
      <w:pPr>
        <w:pStyle w:val="Ttesto"/>
        <w:numPr>
          <w:ilvl w:val="0"/>
          <w:numId w:val="31"/>
        </w:numPr>
      </w:pPr>
      <w:r>
        <w:lastRenderedPageBreak/>
        <w:t>Schermate (screen)</w:t>
      </w:r>
      <w:del w:id="277" w:author="Mauro Pelucchi" w:date="2024-07-27T16:22:00Z">
        <w:r w:rsidDel="005206C3">
          <w:delText xml:space="preserve"> </w:delText>
        </w:r>
      </w:del>
      <w:r>
        <w:t>: Le varie schermate dell'applicazione, come la schermata principale, la schermata di accesso e le schermate per le funzionalità specifiche dell'applicazione come gli esercizi di respirazione, le pratiche di meditazione e il tracciamento dell'umore.</w:t>
      </w:r>
    </w:p>
    <w:p w14:paraId="04BDB3FE" w14:textId="61C7670D" w:rsidR="005206C3" w:rsidRPr="000605F8" w:rsidRDefault="005206C3" w:rsidP="005206C3">
      <w:pPr>
        <w:pStyle w:val="Ttesto"/>
        <w:numPr>
          <w:ilvl w:val="0"/>
          <w:numId w:val="31"/>
        </w:numPr>
      </w:pPr>
      <w:r>
        <w:t xml:space="preserve">Widget </w:t>
      </w:r>
      <w:r w:rsidR="00F63573">
        <w:t>r</w:t>
      </w:r>
      <w:r>
        <w:t>iutilizzabili (widget)</w:t>
      </w:r>
      <w:del w:id="278" w:author="Mauro Pelucchi" w:date="2024-07-27T16:22:00Z">
        <w:r w:rsidDel="005206C3">
          <w:delText xml:space="preserve"> </w:delText>
        </w:r>
      </w:del>
      <w:r>
        <w:t>: Componenti UI modulari che possono essere utilizzati in più schermate per promuovere il riutilizzo del codice e una coerenza visiva.</w:t>
      </w:r>
    </w:p>
    <w:p w14:paraId="7CAEBAA3" w14:textId="77777777" w:rsidR="005206C3" w:rsidRPr="000605F8" w:rsidRDefault="005206C3" w:rsidP="005206C3">
      <w:pPr>
        <w:pStyle w:val="Ttesto"/>
        <w:ind w:left="708"/>
      </w:pPr>
      <w:r w:rsidRPr="000605F8">
        <w:t xml:space="preserve">2. </w:t>
      </w:r>
      <w:r>
        <w:t xml:space="preserve"> </w:t>
      </w:r>
      <w:r w:rsidRPr="000605F8">
        <w:t>Application Layer</w:t>
      </w:r>
      <w:r>
        <w:t xml:space="preserve"> </w:t>
      </w:r>
      <w:r w:rsidRPr="000605F8">
        <w:t>:</w:t>
      </w:r>
    </w:p>
    <w:p w14:paraId="563AF53A" w14:textId="794E0AFF" w:rsidR="005206C3" w:rsidRDefault="005206C3" w:rsidP="005206C3">
      <w:pPr>
        <w:pStyle w:val="Ttesto"/>
        <w:numPr>
          <w:ilvl w:val="0"/>
          <w:numId w:val="32"/>
        </w:numPr>
      </w:pPr>
      <w:r w:rsidRPr="000605F8">
        <w:t xml:space="preserve">Provider di </w:t>
      </w:r>
      <w:r w:rsidR="00F63573">
        <w:t>s</w:t>
      </w:r>
      <w:r w:rsidRPr="000605F8">
        <w:t>tato (</w:t>
      </w:r>
      <w:r>
        <w:t>p</w:t>
      </w:r>
      <w:r w:rsidRPr="000605F8">
        <w:t>rovider)</w:t>
      </w:r>
      <w:r>
        <w:t xml:space="preserve"> </w:t>
      </w:r>
      <w:r w:rsidRPr="000605F8">
        <w:t xml:space="preserve">: Gestisce lo stato dell'applicazione e fornisce i dati necessari alle schermate e ai widget. Utilizza Riverpod per la gestione dello stato, garantendo una gestione dei dati reattiva </w:t>
      </w:r>
      <w:r w:rsidR="007C6F9F" w:rsidRPr="000605F8">
        <w:t>ed</w:t>
      </w:r>
      <w:r w:rsidRPr="000605F8">
        <w:t xml:space="preserve"> efficiente.</w:t>
      </w:r>
    </w:p>
    <w:p w14:paraId="2EDE8F35" w14:textId="77777777" w:rsidR="005206C3" w:rsidRPr="00235617" w:rsidRDefault="005206C3" w:rsidP="005206C3">
      <w:pPr>
        <w:pStyle w:val="Ttesto"/>
        <w:numPr>
          <w:ilvl w:val="0"/>
          <w:numId w:val="32"/>
        </w:numPr>
      </w:pPr>
      <w:r w:rsidRPr="004B70D2">
        <w:t>main.dart</w:t>
      </w:r>
      <w:r>
        <w:t xml:space="preserve">: </w:t>
      </w:r>
      <w:r w:rsidRPr="00235617">
        <w:t>Punto di ingresso dell'applicazione, configurazione iniziale e avvio dell'app.</w:t>
      </w:r>
    </w:p>
    <w:p w14:paraId="2B28B5A1" w14:textId="363D2816" w:rsidR="005206C3" w:rsidRPr="004B70D2" w:rsidRDefault="005206C3" w:rsidP="005206C3">
      <w:pPr>
        <w:pStyle w:val="Ttesto"/>
        <w:numPr>
          <w:ilvl w:val="0"/>
          <w:numId w:val="32"/>
        </w:numPr>
        <w:rPr>
          <w:b/>
          <w:bCs/>
        </w:rPr>
      </w:pPr>
      <w:r w:rsidRPr="004B70D2">
        <w:t>app.dart:</w:t>
      </w:r>
      <w:r w:rsidRPr="004B70D2">
        <w:rPr>
          <w:b/>
          <w:bCs/>
        </w:rPr>
        <w:t xml:space="preserve"> </w:t>
      </w:r>
      <w:r w:rsidRPr="00235617">
        <w:t>Configurazione principale dell'applicazione e del suo tema.</w:t>
      </w:r>
    </w:p>
    <w:p w14:paraId="53CC9F01" w14:textId="77777777" w:rsidR="005206C3" w:rsidRPr="000605F8" w:rsidRDefault="005206C3" w:rsidP="005206C3">
      <w:pPr>
        <w:pStyle w:val="Ttesto"/>
        <w:ind w:left="708"/>
      </w:pPr>
      <w:r w:rsidRPr="000605F8">
        <w:t xml:space="preserve">3. </w:t>
      </w:r>
      <w:r>
        <w:t xml:space="preserve"> </w:t>
      </w:r>
      <w:r w:rsidRPr="000605F8">
        <w:t>Domain Layer</w:t>
      </w:r>
      <w:r>
        <w:t xml:space="preserve"> </w:t>
      </w:r>
      <w:r w:rsidRPr="000605F8">
        <w:t>:</w:t>
      </w:r>
    </w:p>
    <w:p w14:paraId="6BFCC812" w14:textId="66E113F5" w:rsidR="005206C3" w:rsidRPr="000605F8" w:rsidRDefault="005206C3" w:rsidP="005206C3">
      <w:pPr>
        <w:pStyle w:val="Ttesto"/>
        <w:numPr>
          <w:ilvl w:val="0"/>
          <w:numId w:val="33"/>
        </w:numPr>
      </w:pPr>
      <w:r w:rsidRPr="000605F8">
        <w:t xml:space="preserve">Modelli di </w:t>
      </w:r>
      <w:r w:rsidR="00F63573">
        <w:t>d</w:t>
      </w:r>
      <w:r w:rsidRPr="000605F8">
        <w:t>ati (</w:t>
      </w:r>
      <w:r>
        <w:t>m</w:t>
      </w:r>
      <w:r w:rsidRPr="000605F8">
        <w:t>odel)</w:t>
      </w:r>
      <w:r>
        <w:t xml:space="preserve"> </w:t>
      </w:r>
      <w:r w:rsidRPr="000605F8">
        <w:t xml:space="preserve">: Rappresenta </w:t>
      </w:r>
      <w:r w:rsidR="00B62768">
        <w:t>la struttura dei</w:t>
      </w:r>
      <w:r w:rsidRPr="000605F8">
        <w:t xml:space="preserve"> dati fondamentali dell'applicazione, come i video, </w:t>
      </w:r>
      <w:r w:rsidR="00B62768">
        <w:t>il calendario</w:t>
      </w:r>
      <w:r w:rsidRPr="000605F8">
        <w:t>, i suoni rilassanti, ecc.</w:t>
      </w:r>
    </w:p>
    <w:p w14:paraId="5B944B28" w14:textId="77777777" w:rsidR="005206C3" w:rsidRPr="000605F8" w:rsidRDefault="005206C3" w:rsidP="005206C3">
      <w:pPr>
        <w:pStyle w:val="Ttesto"/>
        <w:ind w:left="708"/>
      </w:pPr>
      <w:r w:rsidRPr="000605F8">
        <w:t xml:space="preserve">4. </w:t>
      </w:r>
      <w:r>
        <w:t xml:space="preserve"> </w:t>
      </w:r>
      <w:r w:rsidRPr="000605F8">
        <w:t>Data Layer</w:t>
      </w:r>
      <w:r>
        <w:t xml:space="preserve"> </w:t>
      </w:r>
      <w:r w:rsidRPr="000605F8">
        <w:t>:</w:t>
      </w:r>
    </w:p>
    <w:p w14:paraId="14DCE8AB" w14:textId="6E634610" w:rsidR="005206C3" w:rsidRDefault="005206C3" w:rsidP="005206C3">
      <w:pPr>
        <w:pStyle w:val="Ttesto"/>
        <w:numPr>
          <w:ilvl w:val="0"/>
          <w:numId w:val="33"/>
        </w:numPr>
      </w:pPr>
      <w:r w:rsidRPr="00514C14">
        <w:t xml:space="preserve">Repository: Definisce le interfacce per l'accesso ai dati e la logica di business correlata. Queste classi comunicano con </w:t>
      </w:r>
      <w:r w:rsidR="004C487D">
        <w:t>i dataset attraverso la chiamata delle API</w:t>
      </w:r>
      <w:r w:rsidRPr="00514C14">
        <w:t>.</w:t>
      </w:r>
    </w:p>
    <w:p w14:paraId="6E4A13C3" w14:textId="77777777" w:rsidR="00A31657" w:rsidRPr="0052112F" w:rsidRDefault="00A31657" w:rsidP="00A31657">
      <w:pPr>
        <w:pStyle w:val="Ttesto"/>
        <w:ind w:left="708"/>
        <w:rPr>
          <w:ins w:id="279" w:author="LARA LONGHI" w:date="2024-08-07T10:38:00Z" w16du:dateUtc="2024-08-07T08:38:00Z"/>
          <w:rPrChange w:id="280" w:author="LARA LONGHI" w:date="2024-08-07T10:38:00Z" w16du:dateUtc="2024-08-07T08:38:00Z">
            <w:rPr>
              <w:ins w:id="281" w:author="LARA LONGHI" w:date="2024-08-07T10:38:00Z" w16du:dateUtc="2024-08-07T08:38:00Z"/>
              <w:i/>
              <w:iCs/>
            </w:rPr>
          </w:rPrChange>
        </w:rPr>
      </w:pPr>
      <w:ins w:id="282" w:author="LARA LONGHI" w:date="2024-08-07T10:38:00Z" w16du:dateUtc="2024-08-07T08:38:00Z">
        <w:r w:rsidRPr="0052112F">
          <w:rPr>
            <w:rPrChange w:id="283" w:author="LARA LONGHI" w:date="2024-08-07T10:38:00Z" w16du:dateUtc="2024-08-07T08:38:00Z">
              <w:rPr>
                <w:i/>
                <w:iCs/>
              </w:rPr>
            </w:rPrChange>
          </w:rPr>
          <w:t>Principi Chiave:</w:t>
        </w:r>
      </w:ins>
    </w:p>
    <w:p w14:paraId="2AE51D45" w14:textId="7780FD4D" w:rsidR="00A31657" w:rsidRPr="000605F8" w:rsidRDefault="00A31657" w:rsidP="00A31657">
      <w:pPr>
        <w:pStyle w:val="Ttesto"/>
        <w:numPr>
          <w:ilvl w:val="0"/>
          <w:numId w:val="34"/>
        </w:numPr>
        <w:rPr>
          <w:ins w:id="284" w:author="LARA LONGHI" w:date="2024-08-07T10:38:00Z" w16du:dateUtc="2024-08-07T08:38:00Z"/>
        </w:rPr>
      </w:pPr>
      <w:ins w:id="285" w:author="LARA LONGHI" w:date="2024-08-07T10:38:00Z" w16du:dateUtc="2024-08-07T08:38:00Z">
        <w:r w:rsidRPr="000605F8">
          <w:t xml:space="preserve">Separazione delle </w:t>
        </w:r>
      </w:ins>
      <w:r w:rsidR="00F63573">
        <w:t>r</w:t>
      </w:r>
      <w:ins w:id="286" w:author="LARA LONGHI" w:date="2024-08-07T10:38:00Z" w16du:dateUtc="2024-08-07T08:38:00Z">
        <w:r w:rsidRPr="000605F8">
          <w:t>esponsabilità</w:t>
        </w:r>
        <w:r>
          <w:t xml:space="preserve"> </w:t>
        </w:r>
        <w:r w:rsidRPr="000605F8">
          <w:t>: Ogni componente dell'architettura ha un compito specifico e definito, garantendo un codice ben organizzato e facilmente mantenibile.</w:t>
        </w:r>
      </w:ins>
    </w:p>
    <w:p w14:paraId="32A0BC9B" w14:textId="66A0D883" w:rsidR="00A31657" w:rsidRPr="000605F8" w:rsidRDefault="00A31657" w:rsidP="00A31657">
      <w:pPr>
        <w:pStyle w:val="Ttesto"/>
        <w:numPr>
          <w:ilvl w:val="0"/>
          <w:numId w:val="34"/>
        </w:numPr>
        <w:rPr>
          <w:ins w:id="287" w:author="LARA LONGHI" w:date="2024-08-07T10:38:00Z" w16du:dateUtc="2024-08-07T08:38:00Z"/>
        </w:rPr>
      </w:pPr>
      <w:ins w:id="288" w:author="LARA LONGHI" w:date="2024-08-07T10:38:00Z" w16du:dateUtc="2024-08-07T08:38:00Z">
        <w:r w:rsidRPr="000605F8">
          <w:t xml:space="preserve">Riutilizzo del </w:t>
        </w:r>
      </w:ins>
      <w:r w:rsidR="00F63573">
        <w:t>c</w:t>
      </w:r>
      <w:ins w:id="289" w:author="LARA LONGHI" w:date="2024-08-07T10:38:00Z" w16du:dateUtc="2024-08-07T08:38:00Z">
        <w:r w:rsidRPr="000605F8">
          <w:t>odice</w:t>
        </w:r>
        <w:r>
          <w:t xml:space="preserve"> </w:t>
        </w:r>
        <w:r w:rsidRPr="000605F8">
          <w:t>: Utilizzando widget riutilizzabili e una struttura modulare, promuoviamo il riutilizzo del codice, riducendo la duplicazione e semplificando lo sviluppo.</w:t>
        </w:r>
      </w:ins>
    </w:p>
    <w:p w14:paraId="5B70464C" w14:textId="48967EF6" w:rsidR="00A31657" w:rsidRPr="000605F8" w:rsidRDefault="00A31657" w:rsidP="00A31657">
      <w:pPr>
        <w:pStyle w:val="Ttesto"/>
        <w:numPr>
          <w:ilvl w:val="0"/>
          <w:numId w:val="34"/>
        </w:numPr>
        <w:rPr>
          <w:ins w:id="290" w:author="LARA LONGHI" w:date="2024-08-07T10:38:00Z" w16du:dateUtc="2024-08-07T08:38:00Z"/>
        </w:rPr>
      </w:pPr>
      <w:ins w:id="291" w:author="LARA LONGHI" w:date="2024-08-07T10:38:00Z" w16du:dateUtc="2024-08-07T08:38:00Z">
        <w:r w:rsidRPr="000605F8">
          <w:t xml:space="preserve">Reattività ed </w:t>
        </w:r>
      </w:ins>
      <w:r w:rsidR="00F63573">
        <w:t>e</w:t>
      </w:r>
      <w:ins w:id="292" w:author="LARA LONGHI" w:date="2024-08-07T10:38:00Z" w16du:dateUtc="2024-08-07T08:38:00Z">
        <w:r w:rsidRPr="000605F8">
          <w:t>fficienza</w:t>
        </w:r>
        <w:r>
          <w:t xml:space="preserve"> </w:t>
        </w:r>
        <w:r w:rsidRPr="000605F8">
          <w:t>: Riverpod e una gestione efficiente dello stato assicurano una gestione dei dati reattiva e prestazioni ottimizzate.</w:t>
        </w:r>
      </w:ins>
    </w:p>
    <w:p w14:paraId="7D45B017" w14:textId="77777777" w:rsidR="00A31657" w:rsidRPr="000605F8" w:rsidRDefault="00A31657" w:rsidP="00A31657">
      <w:pPr>
        <w:pStyle w:val="Ttesto"/>
        <w:numPr>
          <w:ilvl w:val="0"/>
          <w:numId w:val="34"/>
        </w:numPr>
        <w:rPr>
          <w:ins w:id="293" w:author="LARA LONGHI" w:date="2024-08-07T10:38:00Z" w16du:dateUtc="2024-08-07T08:38:00Z"/>
        </w:rPr>
      </w:pPr>
      <w:ins w:id="294" w:author="LARA LONGHI" w:date="2024-08-07T10:38:00Z" w16du:dateUtc="2024-08-07T08:38:00Z">
        <w:r w:rsidRPr="000605F8">
          <w:lastRenderedPageBreak/>
          <w:t>Scalabilità</w:t>
        </w:r>
        <w:r>
          <w:t xml:space="preserve"> </w:t>
        </w:r>
        <w:r w:rsidRPr="000605F8">
          <w:t>: L'architettura è progettata per essere scalabile, permettendo l'aggiunta di nuove funzionalità e componenti senza compromettere la stabilità e le prestazioni dell'applicazione.</w:t>
        </w:r>
      </w:ins>
    </w:p>
    <w:p w14:paraId="7581646E" w14:textId="77777777" w:rsidR="00A31657" w:rsidRDefault="00A31657" w:rsidP="00A31657">
      <w:pPr>
        <w:pStyle w:val="Ttesto"/>
        <w:numPr>
          <w:ilvl w:val="0"/>
          <w:numId w:val="34"/>
        </w:numPr>
        <w:rPr>
          <w:ins w:id="295" w:author="LARA LONGHI" w:date="2024-08-07T10:38:00Z" w16du:dateUtc="2024-08-07T08:38:00Z"/>
          <w:noProof/>
        </w:rPr>
      </w:pPr>
      <w:ins w:id="296" w:author="LARA LONGHI" w:date="2024-08-07T10:38:00Z" w16du:dateUtc="2024-08-07T08:38:00Z">
        <w:r w:rsidRPr="000605F8">
          <w:t>Questa architettura front-end fornisce una solida base per lo sviluppo e la crescita dell'applicazione, garantendo una user experience coerente, intuitiva e di alta qualità.</w:t>
        </w:r>
        <w:r w:rsidRPr="00636D32">
          <w:rPr>
            <w:noProof/>
          </w:rPr>
          <w:t xml:space="preserve"> </w:t>
        </w:r>
      </w:ins>
    </w:p>
    <w:p w14:paraId="79D6B106" w14:textId="71D062A4" w:rsidR="005206C3" w:rsidRPr="000605F8" w:rsidDel="0052112F" w:rsidRDefault="005206C3" w:rsidP="005206C3">
      <w:pPr>
        <w:pStyle w:val="Ttesto"/>
        <w:ind w:left="708"/>
        <w:rPr>
          <w:del w:id="297" w:author="LARA LONGHI" w:date="2024-08-07T10:38:00Z" w16du:dateUtc="2024-08-07T08:38:00Z"/>
          <w:i/>
          <w:iCs/>
        </w:rPr>
      </w:pPr>
      <w:del w:id="298" w:author="LARA LONGHI" w:date="2024-08-07T10:38:00Z" w16du:dateUtc="2024-08-07T08:38:00Z">
        <w:r w:rsidRPr="000605F8" w:rsidDel="0052112F">
          <w:rPr>
            <w:i/>
            <w:iCs/>
          </w:rPr>
          <w:delText>Principi Chiave:</w:delText>
        </w:r>
      </w:del>
    </w:p>
    <w:p w14:paraId="3C522944" w14:textId="27FF8849" w:rsidR="005206C3" w:rsidRPr="000605F8" w:rsidDel="0052112F" w:rsidRDefault="005206C3" w:rsidP="005206C3">
      <w:pPr>
        <w:pStyle w:val="Ttesto"/>
        <w:numPr>
          <w:ilvl w:val="0"/>
          <w:numId w:val="34"/>
        </w:numPr>
        <w:rPr>
          <w:del w:id="299" w:author="LARA LONGHI" w:date="2024-08-07T10:38:00Z" w16du:dateUtc="2024-08-07T08:38:00Z"/>
        </w:rPr>
      </w:pPr>
      <w:del w:id="300" w:author="LARA LONGHI" w:date="2024-08-07T10:38:00Z" w16du:dateUtc="2024-08-07T08:38:00Z">
        <w:r w:rsidRPr="000605F8" w:rsidDel="0052112F">
          <w:delText>Separazione delle Responsabilità</w:delText>
        </w:r>
        <w:r w:rsidDel="0052112F">
          <w:delText xml:space="preserve"> </w:delText>
        </w:r>
        <w:r w:rsidRPr="000605F8" w:rsidDel="0052112F">
          <w:delText>: Ogni componente dell'architettura ha un compito specifico e definito, garantendo un codice ben organizzato e facilmente mantenibile.</w:delText>
        </w:r>
      </w:del>
    </w:p>
    <w:p w14:paraId="3705F9BC" w14:textId="0330A87E" w:rsidR="005206C3" w:rsidRPr="000605F8" w:rsidDel="0052112F" w:rsidRDefault="005206C3" w:rsidP="005206C3">
      <w:pPr>
        <w:pStyle w:val="Ttesto"/>
        <w:numPr>
          <w:ilvl w:val="0"/>
          <w:numId w:val="34"/>
        </w:numPr>
        <w:rPr>
          <w:del w:id="301" w:author="LARA LONGHI" w:date="2024-08-07T10:38:00Z" w16du:dateUtc="2024-08-07T08:38:00Z"/>
        </w:rPr>
      </w:pPr>
      <w:del w:id="302" w:author="LARA LONGHI" w:date="2024-08-07T10:38:00Z" w16du:dateUtc="2024-08-07T08:38:00Z">
        <w:r w:rsidRPr="000605F8" w:rsidDel="0052112F">
          <w:delText>Riutilizzo del Codice</w:delText>
        </w:r>
        <w:r w:rsidDel="0052112F">
          <w:delText xml:space="preserve"> </w:delText>
        </w:r>
        <w:r w:rsidRPr="000605F8" w:rsidDel="0052112F">
          <w:delText>: Utilizzando widget riutilizzabili e una struttura modulare, promuoviamo il riutilizzo del codice, riducendo la duplicazione e semplificando lo sviluppo.</w:delText>
        </w:r>
      </w:del>
    </w:p>
    <w:p w14:paraId="7B4A6794" w14:textId="58186569" w:rsidR="005206C3" w:rsidRPr="000605F8" w:rsidDel="0052112F" w:rsidRDefault="005206C3" w:rsidP="005206C3">
      <w:pPr>
        <w:pStyle w:val="Ttesto"/>
        <w:numPr>
          <w:ilvl w:val="0"/>
          <w:numId w:val="34"/>
        </w:numPr>
        <w:rPr>
          <w:del w:id="303" w:author="LARA LONGHI" w:date="2024-08-07T10:38:00Z" w16du:dateUtc="2024-08-07T08:38:00Z"/>
        </w:rPr>
      </w:pPr>
      <w:del w:id="304" w:author="LARA LONGHI" w:date="2024-08-07T10:38:00Z" w16du:dateUtc="2024-08-07T08:38:00Z">
        <w:r w:rsidRPr="000605F8" w:rsidDel="0052112F">
          <w:delText xml:space="preserve">Reattività </w:delText>
        </w:r>
        <w:r w:rsidR="007C6F9F" w:rsidRPr="000605F8" w:rsidDel="0052112F">
          <w:delText>ed</w:delText>
        </w:r>
        <w:r w:rsidRPr="000605F8" w:rsidDel="0052112F">
          <w:delText xml:space="preserve"> Efficienza</w:delText>
        </w:r>
        <w:r w:rsidDel="0052112F">
          <w:delText xml:space="preserve"> </w:delText>
        </w:r>
        <w:r w:rsidRPr="000605F8" w:rsidDel="0052112F">
          <w:delText>: Riverpod e una gestione efficiente dello stato assicurano una gestione dei dati reattiva e prestazioni ottimizzate.</w:delText>
        </w:r>
      </w:del>
    </w:p>
    <w:p w14:paraId="70748123" w14:textId="767F5A8A" w:rsidR="005206C3" w:rsidRPr="000605F8" w:rsidDel="0052112F" w:rsidRDefault="005206C3" w:rsidP="005206C3">
      <w:pPr>
        <w:pStyle w:val="Ttesto"/>
        <w:numPr>
          <w:ilvl w:val="0"/>
          <w:numId w:val="34"/>
        </w:numPr>
        <w:rPr>
          <w:del w:id="305" w:author="LARA LONGHI" w:date="2024-08-07T10:38:00Z" w16du:dateUtc="2024-08-07T08:38:00Z"/>
        </w:rPr>
      </w:pPr>
      <w:del w:id="306" w:author="LARA LONGHI" w:date="2024-08-07T10:38:00Z" w16du:dateUtc="2024-08-07T08:38:00Z">
        <w:r w:rsidRPr="000605F8" w:rsidDel="0052112F">
          <w:delText>Scalabilità</w:delText>
        </w:r>
        <w:r w:rsidDel="0052112F">
          <w:delText xml:space="preserve"> </w:delText>
        </w:r>
        <w:r w:rsidRPr="000605F8" w:rsidDel="0052112F">
          <w:delText>: L'architettura è progettata per essere scalabile, permettendo l'aggiunta di nuove funzionalità e componenti senza compromettere la stabilità e le prestazioni dell'applicazione.</w:delText>
        </w:r>
      </w:del>
    </w:p>
    <w:p w14:paraId="408B1CF7" w14:textId="3FFE6F4F" w:rsidR="005206C3" w:rsidDel="0052112F" w:rsidRDefault="005206C3" w:rsidP="005206C3">
      <w:pPr>
        <w:pStyle w:val="Ttesto"/>
        <w:numPr>
          <w:ilvl w:val="0"/>
          <w:numId w:val="34"/>
        </w:numPr>
        <w:rPr>
          <w:del w:id="307" w:author="LARA LONGHI" w:date="2024-08-07T10:38:00Z" w16du:dateUtc="2024-08-07T08:38:00Z"/>
          <w:noProof/>
        </w:rPr>
      </w:pPr>
      <w:del w:id="308" w:author="LARA LONGHI" w:date="2024-08-07T10:38:00Z" w16du:dateUtc="2024-08-07T08:38:00Z">
        <w:r w:rsidRPr="000605F8" w:rsidDel="0052112F">
          <w:delText>Questa architettura front-end fornisce una solida base per lo sviluppo e la crescita dell'applicazione, garantendo una user experience coerente, intuitiva e di alta qualità.</w:delText>
        </w:r>
        <w:r w:rsidRPr="00636D32" w:rsidDel="0052112F">
          <w:rPr>
            <w:noProof/>
          </w:rPr>
          <w:delText xml:space="preserve"> </w:delText>
        </w:r>
      </w:del>
    </w:p>
    <w:p w14:paraId="7BEF5302" w14:textId="1DEAF6A9" w:rsidR="000C6886" w:rsidRDefault="000C6886">
      <w:pPr>
        <w:pStyle w:val="img"/>
        <w:spacing w:after="240"/>
        <w:rPr>
          <w:noProof/>
        </w:rPr>
        <w:pPrChange w:id="309" w:author="LARA LONGHI" w:date="2024-08-07T10:38:00Z" w16du:dateUtc="2024-08-07T08:38:00Z">
          <w:pPr>
            <w:pStyle w:val="img"/>
          </w:pPr>
        </w:pPrChange>
      </w:pPr>
      <w:r>
        <w:rPr>
          <w:noProof/>
        </w:rPr>
        <w:t>Grafico 6: Architettura front-end</w:t>
      </w:r>
    </w:p>
    <w:p w14:paraId="5CA87442" w14:textId="4580E0C4" w:rsidR="005206C3" w:rsidRDefault="005206C3" w:rsidP="005206C3">
      <w:pPr>
        <w:pStyle w:val="Ttesto"/>
        <w:ind w:left="1428"/>
        <w:rPr>
          <w:noProof/>
        </w:rPr>
      </w:pPr>
      <w:r>
        <w:rPr>
          <w:noProof/>
        </w:rPr>
        <w:drawing>
          <wp:inline distT="0" distB="0" distL="0" distR="0" wp14:anchorId="7C3BA268" wp14:editId="0B7F2CBA">
            <wp:extent cx="2969140" cy="4480560"/>
            <wp:effectExtent l="0" t="0" r="3175" b="0"/>
            <wp:docPr id="2827484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8443" name="Immagine 1"/>
                    <pic:cNvPicPr/>
                  </pic:nvPicPr>
                  <pic:blipFill rotWithShape="1">
                    <a:blip r:embed="rId37">
                      <a:extLst>
                        <a:ext uri="{28A0092B-C50C-407E-A947-70E740481C1C}">
                          <a14:useLocalDpi xmlns:a14="http://schemas.microsoft.com/office/drawing/2010/main" val="0"/>
                        </a:ext>
                      </a:extLst>
                    </a:blip>
                    <a:srcRect b="4494"/>
                    <a:stretch/>
                  </pic:blipFill>
                  <pic:spPr bwMode="auto">
                    <a:xfrm>
                      <a:off x="0" y="0"/>
                      <a:ext cx="2975951" cy="4490837"/>
                    </a:xfrm>
                    <a:prstGeom prst="rect">
                      <a:avLst/>
                    </a:prstGeom>
                    <a:ln>
                      <a:noFill/>
                    </a:ln>
                    <a:extLst>
                      <a:ext uri="{53640926-AAD7-44D8-BBD7-CCE9431645EC}">
                        <a14:shadowObscured xmlns:a14="http://schemas.microsoft.com/office/drawing/2010/main"/>
                      </a:ext>
                    </a:extLst>
                  </pic:spPr>
                </pic:pic>
              </a:graphicData>
            </a:graphic>
          </wp:inline>
        </w:drawing>
      </w:r>
    </w:p>
    <w:p w14:paraId="30B23387" w14:textId="23A9E139" w:rsidR="005D5421" w:rsidRDefault="000C6886" w:rsidP="00A954B2">
      <w:pPr>
        <w:pStyle w:val="Fonte"/>
        <w:rPr>
          <w:ins w:id="310" w:author="LARA LONGHI" w:date="2024-08-07T10:38:00Z" w16du:dateUtc="2024-08-07T08:38:00Z"/>
          <w:noProof/>
          <w:lang w:val="en-US"/>
        </w:rPr>
      </w:pPr>
      <w:r w:rsidRPr="00A954B2">
        <w:rPr>
          <w:noProof/>
          <w:lang w:val="en-US"/>
        </w:rPr>
        <w:t xml:space="preserve">Fonte: </w:t>
      </w:r>
      <w:r w:rsidR="00A954B2" w:rsidRPr="00A954B2">
        <w:rPr>
          <w:noProof/>
          <w:lang w:val="en-US"/>
        </w:rPr>
        <w:t>Flutter App Architecture with Riverpod: An Introduction</w:t>
      </w:r>
    </w:p>
    <w:p w14:paraId="7D73E7F3" w14:textId="77777777" w:rsidR="0052112F" w:rsidRPr="0088632E" w:rsidRDefault="0052112F" w:rsidP="00A954B2">
      <w:pPr>
        <w:pStyle w:val="Fonte"/>
        <w:rPr>
          <w:ins w:id="311"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175B52F" w14:textId="77777777" w:rsidR="0052112F" w:rsidRPr="0088632E" w:rsidRDefault="0052112F" w:rsidP="00A954B2">
      <w:pPr>
        <w:pStyle w:val="Fonte"/>
        <w:rPr>
          <w:ins w:id="312" w:author="LARA LONGHI" w:date="2024-08-07T10:39:00Z" w16du:dateUtc="2024-08-07T08:39:00Z"/>
          <w:noProof/>
          <w:lang w:val="en-US"/>
        </w:rPr>
        <w:sectPr w:rsidR="0052112F" w:rsidRPr="0088632E" w:rsidSect="00AF406B">
          <w:pgSz w:w="11906" w:h="16838" w:code="9"/>
          <w:pgMar w:top="1701" w:right="1701" w:bottom="1701" w:left="1701" w:header="709" w:footer="709" w:gutter="0"/>
          <w:cols w:space="708"/>
          <w:docGrid w:linePitch="360"/>
        </w:sectPr>
      </w:pPr>
    </w:p>
    <w:p w14:paraId="432A7B01" w14:textId="06F2BF29" w:rsidR="0052112F" w:rsidRPr="0052112F" w:rsidDel="0052112F" w:rsidRDefault="0052112F">
      <w:pPr>
        <w:pStyle w:val="Fonte"/>
        <w:ind w:left="0"/>
        <w:rPr>
          <w:del w:id="313" w:author="LARA LONGHI" w:date="2024-08-07T10:39:00Z" w16du:dateUtc="2024-08-07T08:39:00Z"/>
          <w:noProof/>
          <w:rPrChange w:id="314" w:author="LARA LONGHI" w:date="2024-08-07T10:38:00Z" w16du:dateUtc="2024-08-07T08:38:00Z">
            <w:rPr>
              <w:del w:id="315" w:author="LARA LONGHI" w:date="2024-08-07T10:39:00Z" w16du:dateUtc="2024-08-07T08:39:00Z"/>
              <w:noProof/>
              <w:lang w:val="en-US"/>
            </w:rPr>
          </w:rPrChange>
        </w:rPr>
        <w:pPrChange w:id="316" w:author="LARA LONGHI" w:date="2024-08-07T10:39:00Z" w16du:dateUtc="2024-08-07T08:39:00Z">
          <w:pPr>
            <w:pStyle w:val="Fonte"/>
          </w:pPr>
        </w:pPrChange>
      </w:pPr>
      <w:bookmarkStart w:id="317" w:name="_Toc173919883"/>
      <w:bookmarkStart w:id="318" w:name="_Toc173920056"/>
      <w:bookmarkStart w:id="319" w:name="_Toc173921256"/>
      <w:bookmarkStart w:id="320" w:name="_Toc173922361"/>
      <w:bookmarkStart w:id="321" w:name="_Toc173929890"/>
      <w:bookmarkStart w:id="322" w:name="_Toc175647182"/>
      <w:bookmarkEnd w:id="317"/>
      <w:bookmarkEnd w:id="318"/>
      <w:bookmarkEnd w:id="319"/>
      <w:bookmarkEnd w:id="320"/>
      <w:bookmarkEnd w:id="321"/>
      <w:bookmarkEnd w:id="322"/>
    </w:p>
    <w:p w14:paraId="1A9B87BD" w14:textId="76291908" w:rsidR="005D5421" w:rsidRDefault="005D5421" w:rsidP="005D5421">
      <w:pPr>
        <w:pStyle w:val="TitoloT"/>
        <w:rPr>
          <w:noProof/>
        </w:rPr>
      </w:pPr>
      <w:bookmarkStart w:id="323" w:name="_Toc175647183"/>
      <w:r>
        <w:rPr>
          <w:noProof/>
        </w:rPr>
        <w:t>Sviluppo dell’applicativo</w:t>
      </w:r>
      <w:bookmarkEnd w:id="323"/>
    </w:p>
    <w:p w14:paraId="662C29BE" w14:textId="77777777" w:rsidR="00113433" w:rsidRDefault="00113433" w:rsidP="00113433">
      <w:pPr>
        <w:pStyle w:val="Ttesto"/>
        <w:rPr>
          <w:noProof/>
        </w:rPr>
      </w:pPr>
      <w:r w:rsidRPr="00113433">
        <w:rPr>
          <w:noProof/>
        </w:rPr>
        <w:t>In questo capitolo verranno descritti i dettagli tecnici dello sviluppo dell'applicazione, con un'attenzione particolare al codice, ai plugin utilizzati e all'esperienza utente (UX). Questo capitolo mira a fornire una panoramica completa delle tecnologie e metodologie impiegate per realizzare l'applicazione.</w:t>
      </w:r>
    </w:p>
    <w:p w14:paraId="2140C481" w14:textId="1D12DFBE" w:rsidR="000E3355" w:rsidRDefault="000E3355" w:rsidP="0034654D">
      <w:pPr>
        <w:pStyle w:val="Ttesto"/>
        <w:ind w:left="0"/>
        <w:rPr>
          <w:noProof/>
        </w:rPr>
      </w:pPr>
    </w:p>
    <w:p w14:paraId="0EAC4110" w14:textId="77777777" w:rsidR="006F19F9" w:rsidRDefault="006F19F9" w:rsidP="006F19F9">
      <w:pPr>
        <w:pStyle w:val="TParagrafo"/>
        <w:numPr>
          <w:ilvl w:val="1"/>
          <w:numId w:val="1"/>
        </w:numPr>
        <w:rPr>
          <w:noProof/>
        </w:rPr>
      </w:pPr>
      <w:bookmarkStart w:id="324" w:name="_Toc175647184"/>
      <w:r>
        <w:rPr>
          <w:noProof/>
        </w:rPr>
        <w:t>Tecnologie e linguaggi</w:t>
      </w:r>
      <w:bookmarkEnd w:id="324"/>
      <w:r>
        <w:rPr>
          <w:noProof/>
        </w:rPr>
        <w:t xml:space="preserve"> </w:t>
      </w:r>
    </w:p>
    <w:p w14:paraId="0148AA01" w14:textId="77777777" w:rsidR="006F19F9" w:rsidRPr="0098694C" w:rsidRDefault="006F19F9" w:rsidP="006F19F9">
      <w:pPr>
        <w:pStyle w:val="Ttesto"/>
        <w:ind w:left="708"/>
        <w:rPr>
          <w:noProof/>
        </w:rPr>
      </w:pPr>
      <w:r w:rsidRPr="0098694C">
        <w:rPr>
          <w:noProof/>
        </w:rPr>
        <w:t>La scelta delle tecnologie e dei linguaggi di programmazione è stata fondamentale per lo sviluppo efficace di MindEase.</w:t>
      </w:r>
    </w:p>
    <w:p w14:paraId="5BAE9BC3" w14:textId="0B9662F3" w:rsidR="006F19F9" w:rsidRPr="0098694C" w:rsidRDefault="006F19F9" w:rsidP="006F19F9">
      <w:pPr>
        <w:pStyle w:val="Ttesto"/>
        <w:numPr>
          <w:ilvl w:val="0"/>
          <w:numId w:val="35"/>
        </w:numPr>
        <w:tabs>
          <w:tab w:val="clear" w:pos="720"/>
          <w:tab w:val="num" w:pos="1068"/>
        </w:tabs>
        <w:ind w:left="1068"/>
        <w:rPr>
          <w:noProof/>
        </w:rPr>
      </w:pPr>
      <w:commentRangeStart w:id="325"/>
      <w:r w:rsidRPr="0098694C">
        <w:rPr>
          <w:noProof/>
        </w:rPr>
        <w:t xml:space="preserve">Linguaggio di </w:t>
      </w:r>
      <w:ins w:id="326" w:author="Mauro Pelucchi" w:date="2024-08-02T06:52:00Z">
        <w:r w:rsidR="4EA33DA3" w:rsidRPr="3615166F">
          <w:rPr>
            <w:noProof/>
          </w:rPr>
          <w:t>p</w:t>
        </w:r>
      </w:ins>
      <w:del w:id="327" w:author="Mauro Pelucchi" w:date="2024-08-02T06:52:00Z">
        <w:r w:rsidRPr="0098694C">
          <w:rPr>
            <w:noProof/>
          </w:rPr>
          <w:delText>P</w:delText>
        </w:r>
      </w:del>
      <w:r w:rsidRPr="0098694C">
        <w:rPr>
          <w:noProof/>
        </w:rPr>
        <w:t>rogrammazione: L'applicazione è stata sviluppata utilizzando Dart, il linguaggio di programmazione per Flutter. Dart è stato scelto per la sua capacità di creare applicazioni ibride, che possono essere eseguite su iOS, Android e web con una base di codice unica.</w:t>
      </w:r>
      <w:commentRangeEnd w:id="325"/>
      <w:r>
        <w:commentReference w:id="325"/>
      </w:r>
    </w:p>
    <w:p w14:paraId="549A78E8" w14:textId="01420ED0" w:rsidR="006F19F9" w:rsidRPr="0098694C" w:rsidRDefault="006F19F9" w:rsidP="006F19F9">
      <w:pPr>
        <w:pStyle w:val="Ttesto"/>
        <w:numPr>
          <w:ilvl w:val="0"/>
          <w:numId w:val="35"/>
        </w:numPr>
        <w:tabs>
          <w:tab w:val="clear" w:pos="720"/>
          <w:tab w:val="num" w:pos="1068"/>
        </w:tabs>
        <w:ind w:left="1068"/>
        <w:rPr>
          <w:noProof/>
        </w:rPr>
      </w:pPr>
      <w:r w:rsidRPr="0098694C">
        <w:rPr>
          <w:noProof/>
        </w:rPr>
        <w:t xml:space="preserve">Framework: </w:t>
      </w:r>
      <w:r w:rsidR="00556F1D" w:rsidRPr="00556F1D">
        <w:rPr>
          <w:noProof/>
        </w:rPr>
        <w:t xml:space="preserve">Flutter è stato scelto per lo sviluppo dell'interfaccia utente poiché consente di creare esperienze visive altamente reattive e </w:t>
      </w:r>
      <w:r w:rsidR="00556F1D">
        <w:rPr>
          <w:noProof/>
        </w:rPr>
        <w:t>belle</w:t>
      </w:r>
      <w:r w:rsidR="00556F1D" w:rsidRPr="00556F1D">
        <w:rPr>
          <w:noProof/>
        </w:rPr>
        <w:t>, garantendo prestazioni native su tutte le piattaforme supportate.</w:t>
      </w:r>
    </w:p>
    <w:p w14:paraId="451D4541" w14:textId="77F3673A" w:rsidR="006F19F9" w:rsidRPr="00322174" w:rsidRDefault="006F19F9" w:rsidP="006F19F9">
      <w:pPr>
        <w:pStyle w:val="Ttesto"/>
        <w:numPr>
          <w:ilvl w:val="0"/>
          <w:numId w:val="35"/>
        </w:numPr>
        <w:tabs>
          <w:tab w:val="clear" w:pos="720"/>
          <w:tab w:val="num" w:pos="1068"/>
        </w:tabs>
        <w:ind w:left="1068"/>
        <w:rPr>
          <w:noProof/>
        </w:rPr>
      </w:pPr>
      <w:r w:rsidRPr="00322174">
        <w:rPr>
          <w:noProof/>
        </w:rPr>
        <w:t>Database: MongoDB è stato selezionato come database principale per la sua flessibilità e scalabilità. L'interazione con MongoDB è stata gestita tramite il plugin mongo_dart, che ha permesso di creare e aggiornare dataset come</w:t>
      </w:r>
      <w:r w:rsidR="00BE34C8">
        <w:rPr>
          <w:noProof/>
        </w:rPr>
        <w:t xml:space="preserve"> gli</w:t>
      </w:r>
      <w:r w:rsidRPr="00322174">
        <w:rPr>
          <w:noProof/>
        </w:rPr>
        <w:t xml:space="preserve"> utenti registrati e la monitorazione degli umori dell'utente, per le interrogazioni</w:t>
      </w:r>
      <w:r>
        <w:rPr>
          <w:noProof/>
        </w:rPr>
        <w:t xml:space="preserve"> sono state create repository apposite che vanno ad utilizzare API realizzate in AWS</w:t>
      </w:r>
      <w:r w:rsidRPr="00322174">
        <w:rPr>
          <w:noProof/>
        </w:rPr>
        <w:t>.</w:t>
      </w:r>
    </w:p>
    <w:p w14:paraId="0EF6BAD0" w14:textId="3B270744" w:rsidR="006F19F9" w:rsidRDefault="006F19F9" w:rsidP="006F19F9">
      <w:pPr>
        <w:pStyle w:val="Ttesto"/>
        <w:numPr>
          <w:ilvl w:val="0"/>
          <w:numId w:val="35"/>
        </w:numPr>
        <w:tabs>
          <w:tab w:val="clear" w:pos="720"/>
          <w:tab w:val="num" w:pos="1068"/>
        </w:tabs>
        <w:ind w:left="1068"/>
        <w:rPr>
          <w:noProof/>
        </w:rPr>
      </w:pPr>
      <w:r w:rsidRPr="00322174">
        <w:rPr>
          <w:noProof/>
        </w:rPr>
        <w:t>CI/CD: Per l'integrazione e la distribuzione continua è stato utilizzato GitHub, garantendo che ogni modifica al codice venga salvata e registrata in modo sicuro e tracciabile.</w:t>
      </w:r>
    </w:p>
    <w:p w14:paraId="7268B23D" w14:textId="2930D0AC" w:rsidR="007C6567" w:rsidRDefault="007C6567" w:rsidP="005B383C">
      <w:pPr>
        <w:pStyle w:val="Tsottopara"/>
        <w:rPr>
          <w:noProof/>
        </w:rPr>
      </w:pPr>
      <w:bookmarkStart w:id="328" w:name="_Toc175647185"/>
      <w:r>
        <w:rPr>
          <w:noProof/>
        </w:rPr>
        <w:t>Dart</w:t>
      </w:r>
      <w:bookmarkEnd w:id="328"/>
    </w:p>
    <w:p w14:paraId="2B0C9DD4" w14:textId="77777777" w:rsidR="00D416E5" w:rsidRDefault="00D416E5" w:rsidP="00D416E5">
      <w:pPr>
        <w:pStyle w:val="Ttesto"/>
        <w:ind w:left="1056"/>
        <w:rPr>
          <w:noProof/>
        </w:rPr>
      </w:pPr>
      <w:r>
        <w:rPr>
          <w:noProof/>
        </w:rPr>
        <w:t>Dart è un linguaggio di programmazione sviluppato da Google, progettato per costruire applicazioni moderne per il web, il mobile e il desktop. È il linguaggio principale utilizzato per lo sviluppo di Flutter, un framework UI open-source che permette di creare interfacce utente native su diverse piattaforme con una sola base di codice.</w:t>
      </w:r>
    </w:p>
    <w:p w14:paraId="66916040" w14:textId="18DFCD7F" w:rsidR="006B1C9D" w:rsidRDefault="006B1C9D" w:rsidP="006B1C9D">
      <w:pPr>
        <w:pStyle w:val="Ttesto"/>
        <w:ind w:left="1056"/>
        <w:rPr>
          <w:noProof/>
        </w:rPr>
      </w:pPr>
      <w:r>
        <w:rPr>
          <w:noProof/>
        </w:rPr>
        <w:t>Vantaggi di Dart</w:t>
      </w:r>
      <w:r w:rsidR="005B383C">
        <w:rPr>
          <w:noProof/>
        </w:rPr>
        <w:t>:</w:t>
      </w:r>
    </w:p>
    <w:p w14:paraId="7B487618" w14:textId="3D3413B2" w:rsidR="005B383C" w:rsidRDefault="006B1C9D" w:rsidP="0063153E">
      <w:pPr>
        <w:pStyle w:val="Ttesto"/>
        <w:numPr>
          <w:ilvl w:val="1"/>
          <w:numId w:val="35"/>
        </w:numPr>
        <w:ind w:left="1418"/>
        <w:rPr>
          <w:noProof/>
        </w:rPr>
      </w:pPr>
      <w:r>
        <w:rPr>
          <w:noProof/>
        </w:rPr>
        <w:lastRenderedPageBreak/>
        <w:t>Sintassi semplice e moderna</w:t>
      </w:r>
      <w:r w:rsidR="005B383C">
        <w:rPr>
          <w:noProof/>
        </w:rPr>
        <w:t xml:space="preserve">: </w:t>
      </w:r>
      <w:r>
        <w:rPr>
          <w:noProof/>
        </w:rPr>
        <w:t>Dart ha una sintassi chiara e facile da apprendere</w:t>
      </w:r>
      <w:r w:rsidR="005D1C41">
        <w:rPr>
          <w:noProof/>
        </w:rPr>
        <w:t>.</w:t>
      </w:r>
      <w:r>
        <w:rPr>
          <w:noProof/>
        </w:rPr>
        <w:t xml:space="preserve"> Questo rende il linguaggio accessibile ai nuovi sviluppatori, facilitando la curva di apprendimento e permettendo di scrivere codice leggibile e mantenibile rapidamente.</w:t>
      </w:r>
    </w:p>
    <w:p w14:paraId="46520935" w14:textId="77777777" w:rsidR="002A235F" w:rsidRDefault="006B1C9D" w:rsidP="0063153E">
      <w:pPr>
        <w:pStyle w:val="Ttesto"/>
        <w:numPr>
          <w:ilvl w:val="1"/>
          <w:numId w:val="35"/>
        </w:numPr>
        <w:ind w:left="1418"/>
        <w:rPr>
          <w:noProof/>
        </w:rPr>
      </w:pPr>
      <w:r>
        <w:rPr>
          <w:noProof/>
        </w:rPr>
        <w:t>Compatibilità con Flutter</w:t>
      </w:r>
      <w:r w:rsidR="00731A6C">
        <w:rPr>
          <w:noProof/>
        </w:rPr>
        <w:t xml:space="preserve">: </w:t>
      </w:r>
      <w:r>
        <w:rPr>
          <w:noProof/>
        </w:rPr>
        <w:t>Dart è il linguaggio ufficiale per lo sviluppo con Flutter, il framework UI open-source di Google. La combinazione di Dart e Flutter permette di sviluppare applicazioni cross-platform efficienti con un singolo codebase, migliorando l'efficienza del processo di sviluppo e riducendo il tempo e i costi.</w:t>
      </w:r>
    </w:p>
    <w:p w14:paraId="28D591E8" w14:textId="77777777" w:rsidR="0063153E" w:rsidRDefault="002A235F" w:rsidP="0063153E">
      <w:pPr>
        <w:pStyle w:val="Ttesto"/>
        <w:numPr>
          <w:ilvl w:val="1"/>
          <w:numId w:val="35"/>
        </w:numPr>
        <w:ind w:left="1418"/>
        <w:rPr>
          <w:noProof/>
        </w:rPr>
      </w:pPr>
      <w:r>
        <w:rPr>
          <w:noProof/>
        </w:rPr>
        <w:t>Ricche librerie: D</w:t>
      </w:r>
      <w:r w:rsidR="006B1C9D">
        <w:rPr>
          <w:noProof/>
        </w:rPr>
        <w:t>art include librerie ricche e ben documentate che offrono funzionalità standard come la manipolazione di stringhe, la gestione di collezioni, la gestione di date e ore, e molto altro. Questo riduce la necessità di dipendenze esterne e facilita lo sviluppo rapido.</w:t>
      </w:r>
    </w:p>
    <w:p w14:paraId="54F32C96" w14:textId="77777777" w:rsidR="0063153E" w:rsidRDefault="006B1C9D" w:rsidP="0063153E">
      <w:pPr>
        <w:pStyle w:val="Ttesto"/>
        <w:numPr>
          <w:ilvl w:val="1"/>
          <w:numId w:val="35"/>
        </w:numPr>
        <w:ind w:left="1418"/>
        <w:rPr>
          <w:noProof/>
        </w:rPr>
      </w:pPr>
      <w:r>
        <w:rPr>
          <w:noProof/>
        </w:rPr>
        <w:t>Linguaggio fortemente tipizzato</w:t>
      </w:r>
      <w:r w:rsidR="0063153E">
        <w:rPr>
          <w:noProof/>
        </w:rPr>
        <w:t xml:space="preserve">: </w:t>
      </w:r>
      <w:r>
        <w:rPr>
          <w:noProof/>
        </w:rPr>
        <w:t>Dart è un linguaggio fortemente tipizzato, che aiuta a rilevare errori durante la fase di compilazione, migliorando la sicurezza del codice e riducendo i bug. Questo tipo di sistema di tipi aiuta a mantenere il codice più robusto e affidabile.</w:t>
      </w:r>
      <w:r w:rsidR="0063153E">
        <w:rPr>
          <w:noProof/>
        </w:rPr>
        <w:t xml:space="preserve"> </w:t>
      </w:r>
    </w:p>
    <w:p w14:paraId="50856DBC" w14:textId="77777777" w:rsidR="0063153E" w:rsidRDefault="006B1C9D" w:rsidP="0063153E">
      <w:pPr>
        <w:pStyle w:val="Ttesto"/>
        <w:numPr>
          <w:ilvl w:val="1"/>
          <w:numId w:val="35"/>
        </w:numPr>
        <w:ind w:left="1418"/>
        <w:rPr>
          <w:noProof/>
        </w:rPr>
      </w:pPr>
      <w:r>
        <w:rPr>
          <w:noProof/>
        </w:rPr>
        <w:t>Hot reload</w:t>
      </w:r>
      <w:r w:rsidR="0063153E">
        <w:rPr>
          <w:noProof/>
        </w:rPr>
        <w:t>: U</w:t>
      </w:r>
      <w:r>
        <w:rPr>
          <w:noProof/>
        </w:rPr>
        <w:t>na delle funzionalità più apprezzate è il "hot reload", che permette di vedere immediatamente le modifiche al codice durante lo sviluppo senza dover riavviare l'applicazione. Questa funzionalità accelera notevolmente il processo di sviluppo e debugging, rendendo l'iterazione e l'ottimizzazione del codice molto più efficienti.</w:t>
      </w:r>
    </w:p>
    <w:p w14:paraId="4E705BF9" w14:textId="02D212DF" w:rsidR="006B1C9D" w:rsidRDefault="006B1C9D" w:rsidP="0063153E">
      <w:pPr>
        <w:pStyle w:val="Ttesto"/>
        <w:numPr>
          <w:ilvl w:val="1"/>
          <w:numId w:val="35"/>
        </w:numPr>
        <w:ind w:left="1418"/>
        <w:rPr>
          <w:noProof/>
        </w:rPr>
      </w:pPr>
      <w:r>
        <w:rPr>
          <w:noProof/>
        </w:rPr>
        <w:t>Ampia gamma di widget</w:t>
      </w:r>
      <w:r w:rsidR="0063153E">
        <w:rPr>
          <w:noProof/>
        </w:rPr>
        <w:t xml:space="preserve">: </w:t>
      </w:r>
      <w:r>
        <w:rPr>
          <w:noProof/>
        </w:rPr>
        <w:t>Dart, in combinazione con Flutter, offre una vasta gamma di widget predefiniti e personalizzabili. Questi widget consentono di creare interfacce utente ricche e dinamiche con facilità. La disponibilità di widget per layout, animazioni, input dell'utente e molto altro, riduce il tempo necessario per costruire componenti complessi e migliora la consistenza visiva e funzionale dell'applicazione.</w:t>
      </w:r>
    </w:p>
    <w:p w14:paraId="602CDA4B" w14:textId="7C89D2FE" w:rsidR="00D416E5" w:rsidRDefault="00D416E5" w:rsidP="006B1C9D">
      <w:pPr>
        <w:pStyle w:val="Ttesto"/>
        <w:ind w:left="1056"/>
        <w:rPr>
          <w:noProof/>
        </w:rPr>
      </w:pPr>
      <w:r>
        <w:rPr>
          <w:noProof/>
        </w:rPr>
        <w:t>Svantaggi di Dart</w:t>
      </w:r>
      <w:r w:rsidR="00327BE3">
        <w:rPr>
          <w:noProof/>
        </w:rPr>
        <w:t>:</w:t>
      </w:r>
    </w:p>
    <w:p w14:paraId="4CCDFDE1" w14:textId="66D5BCC7" w:rsidR="00D416E5" w:rsidRDefault="00D416E5" w:rsidP="0079164C">
      <w:pPr>
        <w:pStyle w:val="Ttesto"/>
        <w:numPr>
          <w:ilvl w:val="2"/>
          <w:numId w:val="25"/>
        </w:numPr>
        <w:ind w:left="1418"/>
        <w:rPr>
          <w:noProof/>
        </w:rPr>
      </w:pPr>
      <w:r>
        <w:rPr>
          <w:noProof/>
        </w:rPr>
        <w:t xml:space="preserve">Poca </w:t>
      </w:r>
      <w:r w:rsidR="00272D58">
        <w:rPr>
          <w:noProof/>
        </w:rPr>
        <w:t>d</w:t>
      </w:r>
      <w:r>
        <w:rPr>
          <w:noProof/>
        </w:rPr>
        <w:t>iffusione: Rispetto a linguaggi come Java o Python, Dart ha una comunità di sviluppatori più piccola e una minore quantità di risorse e librerie di terze parti disponibili.</w:t>
      </w:r>
    </w:p>
    <w:p w14:paraId="23490169" w14:textId="77777777" w:rsidR="0079164C" w:rsidRDefault="00D416E5" w:rsidP="0079164C">
      <w:pPr>
        <w:pStyle w:val="Ttesto"/>
        <w:numPr>
          <w:ilvl w:val="2"/>
          <w:numId w:val="25"/>
        </w:numPr>
        <w:ind w:left="1418"/>
        <w:rPr>
          <w:noProof/>
        </w:rPr>
      </w:pPr>
      <w:r>
        <w:rPr>
          <w:noProof/>
        </w:rPr>
        <w:lastRenderedPageBreak/>
        <w:t>Dipendenza da Flutter: Sebbene Dart possa essere utilizzato anche per lo sviluppo di applicazioni server-side e web, la sua adozione è strettamente legata al successo di Flutter. Senza Flutter, Dart potrebbe non essere così rilevante.</w:t>
      </w:r>
    </w:p>
    <w:p w14:paraId="0A72F485" w14:textId="36028DB7" w:rsidR="00D416E5" w:rsidRDefault="00D416E5" w:rsidP="0079164C">
      <w:pPr>
        <w:pStyle w:val="Ttesto"/>
        <w:numPr>
          <w:ilvl w:val="2"/>
          <w:numId w:val="25"/>
        </w:numPr>
        <w:ind w:left="1418"/>
        <w:rPr>
          <w:noProof/>
        </w:rPr>
      </w:pPr>
      <w:r>
        <w:rPr>
          <w:noProof/>
        </w:rPr>
        <w:t xml:space="preserve">Curva di </w:t>
      </w:r>
      <w:r w:rsidR="002D4BE9">
        <w:rPr>
          <w:noProof/>
        </w:rPr>
        <w:t>a</w:t>
      </w:r>
      <w:r>
        <w:rPr>
          <w:noProof/>
        </w:rPr>
        <w:t xml:space="preserve">pprendimento per </w:t>
      </w:r>
      <w:r w:rsidR="002D4BE9">
        <w:rPr>
          <w:noProof/>
        </w:rPr>
        <w:t>t</w:t>
      </w:r>
      <w:r>
        <w:rPr>
          <w:noProof/>
        </w:rPr>
        <w:t xml:space="preserve">eam </w:t>
      </w:r>
      <w:r w:rsidR="002D4BE9">
        <w:rPr>
          <w:noProof/>
        </w:rPr>
        <w:t>e</w:t>
      </w:r>
      <w:r>
        <w:rPr>
          <w:noProof/>
        </w:rPr>
        <w:t>sistenti: Per i team che già utilizzano altri linguaggi e framework, l'adozione di Dart richiede tempo e risorse per la formazione e l'adattamento a nuove metodologie di sviluppo.</w:t>
      </w:r>
    </w:p>
    <w:p w14:paraId="2C8A14E9" w14:textId="77777777" w:rsidR="00F93B02" w:rsidRPr="004F53F3" w:rsidRDefault="00F93B02" w:rsidP="00F93B02">
      <w:pPr>
        <w:pStyle w:val="Ttesto"/>
        <w:ind w:left="1068"/>
        <w:rPr>
          <w:noProof/>
        </w:rPr>
      </w:pPr>
    </w:p>
    <w:p w14:paraId="02B24577" w14:textId="77777777" w:rsidR="00F93B02" w:rsidRDefault="00F93B02" w:rsidP="00F93B02">
      <w:pPr>
        <w:pStyle w:val="TParagrafo"/>
        <w:numPr>
          <w:ilvl w:val="1"/>
          <w:numId w:val="1"/>
        </w:numPr>
        <w:rPr>
          <w:noProof/>
        </w:rPr>
      </w:pPr>
      <w:bookmarkStart w:id="329" w:name="_Toc175647186"/>
      <w:r>
        <w:rPr>
          <w:noProof/>
        </w:rPr>
        <w:t>Plugin</w:t>
      </w:r>
      <w:bookmarkEnd w:id="329"/>
    </w:p>
    <w:p w14:paraId="0C1F8781" w14:textId="77777777" w:rsidR="00F93B02" w:rsidRPr="00101088" w:rsidRDefault="00F93B02" w:rsidP="00F93B02">
      <w:pPr>
        <w:pStyle w:val="Ttesto"/>
        <w:ind w:left="708"/>
        <w:rPr>
          <w:noProof/>
        </w:rPr>
      </w:pPr>
      <w:r w:rsidRPr="00101088">
        <w:rPr>
          <w:noProof/>
        </w:rPr>
        <w:t xml:space="preserve">L'utilizzo dei plugin è stato </w:t>
      </w:r>
      <w:r>
        <w:rPr>
          <w:noProof/>
        </w:rPr>
        <w:t>necessario</w:t>
      </w:r>
      <w:r w:rsidRPr="00101088">
        <w:rPr>
          <w:noProof/>
        </w:rPr>
        <w:t xml:space="preserve"> per estendere le funzionalità dell</w:t>
      </w:r>
      <w:r>
        <w:rPr>
          <w:noProof/>
        </w:rPr>
        <w:t>’</w:t>
      </w:r>
      <w:r w:rsidRPr="00101088">
        <w:rPr>
          <w:noProof/>
        </w:rPr>
        <w:t>applicazione. Di seguito, una descrizione dei principali plugin utilizzati:</w:t>
      </w:r>
    </w:p>
    <w:p w14:paraId="309E05DB" w14:textId="65567844" w:rsidR="00F93B02" w:rsidRPr="00101088" w:rsidRDefault="00F93B02" w:rsidP="00F93B02">
      <w:pPr>
        <w:pStyle w:val="Ttesto"/>
        <w:numPr>
          <w:ilvl w:val="0"/>
          <w:numId w:val="36"/>
        </w:numPr>
        <w:rPr>
          <w:noProof/>
        </w:rPr>
      </w:pPr>
      <w:commentRangeStart w:id="330"/>
      <w:r w:rsidRPr="00101088">
        <w:rPr>
          <w:noProof/>
        </w:rPr>
        <w:t>audioplayers</w:t>
      </w:r>
      <w:commentRangeEnd w:id="330"/>
      <w:r>
        <w:commentReference w:id="330"/>
      </w:r>
      <w:r w:rsidRPr="00101088">
        <w:rPr>
          <w:noProof/>
        </w:rPr>
        <w:t>: Utilizzato per riprodurre</w:t>
      </w:r>
      <w:r>
        <w:rPr>
          <w:noProof/>
        </w:rPr>
        <w:t xml:space="preserve"> gli</w:t>
      </w:r>
      <w:r w:rsidRPr="00101088">
        <w:rPr>
          <w:noProof/>
        </w:rPr>
        <w:t xml:space="preserve"> audio </w:t>
      </w:r>
      <w:r>
        <w:rPr>
          <w:noProof/>
        </w:rPr>
        <w:t xml:space="preserve"> dei suoni rilassanti </w:t>
      </w:r>
      <w:r w:rsidRPr="00101088">
        <w:rPr>
          <w:noProof/>
        </w:rPr>
        <w:t>all'interno dell'app.</w:t>
      </w:r>
    </w:p>
    <w:p w14:paraId="3953708D" w14:textId="77777777" w:rsidR="00F93B02" w:rsidRPr="00101088" w:rsidRDefault="00F93B02" w:rsidP="00F93B02">
      <w:pPr>
        <w:pStyle w:val="Ttesto"/>
        <w:numPr>
          <w:ilvl w:val="0"/>
          <w:numId w:val="36"/>
        </w:numPr>
        <w:rPr>
          <w:noProof/>
        </w:rPr>
      </w:pPr>
      <w:r w:rsidRPr="00101088">
        <w:rPr>
          <w:noProof/>
        </w:rPr>
        <w:t>aws_client: Impiegato per integrare i servizi AWS, come l'archiviazione di dati e file.</w:t>
      </w:r>
    </w:p>
    <w:p w14:paraId="2C14BB06" w14:textId="77777777" w:rsidR="00F93B02" w:rsidRPr="00101088" w:rsidRDefault="00F93B02" w:rsidP="00F93B02">
      <w:pPr>
        <w:pStyle w:val="Ttesto"/>
        <w:numPr>
          <w:ilvl w:val="0"/>
          <w:numId w:val="36"/>
        </w:numPr>
        <w:rPr>
          <w:noProof/>
        </w:rPr>
      </w:pPr>
      <w:r w:rsidRPr="00101088">
        <w:rPr>
          <w:noProof/>
        </w:rPr>
        <w:t xml:space="preserve">calendar_date_picker2: Fornisce un calendario per la selezione delle date, utile per </w:t>
      </w:r>
      <w:r>
        <w:rPr>
          <w:noProof/>
        </w:rPr>
        <w:t>visualizzare le emozioni provate</w:t>
      </w:r>
      <w:r w:rsidRPr="00101088">
        <w:rPr>
          <w:noProof/>
        </w:rPr>
        <w:t>.</w:t>
      </w:r>
    </w:p>
    <w:p w14:paraId="63BD9FB8" w14:textId="77777777" w:rsidR="00F93B02" w:rsidRPr="00101088" w:rsidRDefault="00F93B02" w:rsidP="00F93B02">
      <w:pPr>
        <w:pStyle w:val="Ttesto"/>
        <w:numPr>
          <w:ilvl w:val="0"/>
          <w:numId w:val="36"/>
        </w:numPr>
        <w:rPr>
          <w:noProof/>
        </w:rPr>
      </w:pPr>
      <w:r w:rsidRPr="00101088">
        <w:rPr>
          <w:noProof/>
        </w:rPr>
        <w:t>firebase_auth e firebase_core: Utilizzati per l'autenticazione degli utenti e l'integrazione con Firebase.</w:t>
      </w:r>
    </w:p>
    <w:p w14:paraId="7CA536DF" w14:textId="77777777" w:rsidR="00F93B02" w:rsidRPr="00101088" w:rsidRDefault="00F93B02" w:rsidP="00F93B02">
      <w:pPr>
        <w:pStyle w:val="Ttesto"/>
        <w:numPr>
          <w:ilvl w:val="0"/>
          <w:numId w:val="36"/>
        </w:numPr>
        <w:rPr>
          <w:noProof/>
        </w:rPr>
      </w:pPr>
      <w:r w:rsidRPr="00101088">
        <w:rPr>
          <w:noProof/>
        </w:rPr>
        <w:t>flutter_email_sender: Consente l'invio di email direttamente dall'app.</w:t>
      </w:r>
    </w:p>
    <w:p w14:paraId="693711D4" w14:textId="77777777" w:rsidR="00F93B02" w:rsidRPr="00101088" w:rsidRDefault="00F93B02" w:rsidP="00F93B02">
      <w:pPr>
        <w:pStyle w:val="Ttesto"/>
        <w:numPr>
          <w:ilvl w:val="0"/>
          <w:numId w:val="36"/>
        </w:numPr>
        <w:rPr>
          <w:noProof/>
        </w:rPr>
      </w:pPr>
      <w:r w:rsidRPr="00101088">
        <w:rPr>
          <w:noProof/>
        </w:rPr>
        <w:t>flutter_facebook_auth e google_sign_in: Plugin per l'integrazione del login tramite Facebook e Google.</w:t>
      </w:r>
    </w:p>
    <w:p w14:paraId="1088B53A" w14:textId="77777777" w:rsidR="00F93B02" w:rsidRPr="00101088" w:rsidRDefault="00F93B02" w:rsidP="00F93B02">
      <w:pPr>
        <w:pStyle w:val="Ttesto"/>
        <w:numPr>
          <w:ilvl w:val="0"/>
          <w:numId w:val="36"/>
        </w:numPr>
        <w:rPr>
          <w:noProof/>
        </w:rPr>
      </w:pPr>
      <w:r w:rsidRPr="00101088">
        <w:rPr>
          <w:noProof/>
        </w:rPr>
        <w:t>flutter_markdown: Utilizzato per rendere il testo in formato Markdown.</w:t>
      </w:r>
    </w:p>
    <w:p w14:paraId="679D3CC6" w14:textId="77777777" w:rsidR="00F93B02" w:rsidRPr="00101088" w:rsidRDefault="00F93B02" w:rsidP="00F93B02">
      <w:pPr>
        <w:pStyle w:val="Ttesto"/>
        <w:numPr>
          <w:ilvl w:val="0"/>
          <w:numId w:val="36"/>
        </w:numPr>
        <w:rPr>
          <w:noProof/>
        </w:rPr>
      </w:pPr>
      <w:r w:rsidRPr="00101088">
        <w:rPr>
          <w:noProof/>
        </w:rPr>
        <w:t>flutter_riverpod: Utilizzato per la gestione dello stato dell'applicazione.</w:t>
      </w:r>
    </w:p>
    <w:p w14:paraId="163160F2" w14:textId="77777777" w:rsidR="00F93B02" w:rsidRPr="00101088" w:rsidRDefault="00F93B02" w:rsidP="00F93B02">
      <w:pPr>
        <w:pStyle w:val="Ttesto"/>
        <w:numPr>
          <w:ilvl w:val="0"/>
          <w:numId w:val="36"/>
        </w:numPr>
        <w:rPr>
          <w:noProof/>
        </w:rPr>
      </w:pPr>
      <w:r w:rsidRPr="00101088">
        <w:rPr>
          <w:noProof/>
        </w:rPr>
        <w:t>font_awesome_flutter: Fornisce icone per migliorare l'interfaccia utente.</w:t>
      </w:r>
    </w:p>
    <w:p w14:paraId="7F60DA02" w14:textId="77777777" w:rsidR="00F93B02" w:rsidRPr="00101088" w:rsidRDefault="00F93B02" w:rsidP="00F93B02">
      <w:pPr>
        <w:pStyle w:val="Ttesto"/>
        <w:numPr>
          <w:ilvl w:val="0"/>
          <w:numId w:val="36"/>
        </w:numPr>
        <w:rPr>
          <w:noProof/>
        </w:rPr>
      </w:pPr>
      <w:r w:rsidRPr="00101088">
        <w:rPr>
          <w:noProof/>
        </w:rPr>
        <w:t>http: Utilizzato per effettuare richieste HTTP verso API esterne.</w:t>
      </w:r>
    </w:p>
    <w:p w14:paraId="41988479" w14:textId="77777777" w:rsidR="00F93B02" w:rsidRPr="00101088" w:rsidRDefault="00F93B02" w:rsidP="00F93B02">
      <w:pPr>
        <w:pStyle w:val="Ttesto"/>
        <w:numPr>
          <w:ilvl w:val="0"/>
          <w:numId w:val="36"/>
        </w:numPr>
        <w:rPr>
          <w:noProof/>
        </w:rPr>
      </w:pPr>
      <w:r w:rsidRPr="00101088">
        <w:rPr>
          <w:noProof/>
        </w:rPr>
        <w:t>image_picker: Permette agli utenti di selezionare immagini dalla galleria o dalla fotocamera.</w:t>
      </w:r>
    </w:p>
    <w:p w14:paraId="131EF8A4" w14:textId="77777777" w:rsidR="00F93B02" w:rsidRPr="00101088" w:rsidRDefault="00F93B02" w:rsidP="00F93B02">
      <w:pPr>
        <w:pStyle w:val="Ttesto"/>
        <w:numPr>
          <w:ilvl w:val="0"/>
          <w:numId w:val="36"/>
        </w:numPr>
        <w:rPr>
          <w:noProof/>
        </w:rPr>
      </w:pPr>
      <w:r w:rsidRPr="00101088">
        <w:rPr>
          <w:noProof/>
        </w:rPr>
        <w:t>just_audio: Un'altra libreria per la riproduzione audio, utilizzata per funzionalità avanzate di audio playback.</w:t>
      </w:r>
    </w:p>
    <w:p w14:paraId="26356786" w14:textId="77777777" w:rsidR="00F93B02" w:rsidRPr="00101088" w:rsidRDefault="00F93B02" w:rsidP="00F93B02">
      <w:pPr>
        <w:pStyle w:val="Ttesto"/>
        <w:numPr>
          <w:ilvl w:val="0"/>
          <w:numId w:val="36"/>
        </w:numPr>
        <w:rPr>
          <w:noProof/>
        </w:rPr>
      </w:pPr>
      <w:r w:rsidRPr="00101088">
        <w:rPr>
          <w:noProof/>
        </w:rPr>
        <w:t>mongo_dart: Utilizzato per interagire con un database MongoDB.</w:t>
      </w:r>
    </w:p>
    <w:p w14:paraId="69D13F24" w14:textId="77777777" w:rsidR="00F93B02" w:rsidRPr="00101088" w:rsidRDefault="00F93B02" w:rsidP="00F93B02">
      <w:pPr>
        <w:pStyle w:val="Ttesto"/>
        <w:numPr>
          <w:ilvl w:val="0"/>
          <w:numId w:val="36"/>
        </w:numPr>
        <w:rPr>
          <w:noProof/>
        </w:rPr>
      </w:pPr>
      <w:r w:rsidRPr="00101088">
        <w:rPr>
          <w:noProof/>
        </w:rPr>
        <w:t>provider: Utilizzato per la gestione dello stato dell'applicazione.</w:t>
      </w:r>
    </w:p>
    <w:p w14:paraId="1B704283" w14:textId="77777777" w:rsidR="00F93B02" w:rsidRPr="00101088" w:rsidRDefault="00F93B02" w:rsidP="00F93B02">
      <w:pPr>
        <w:pStyle w:val="Ttesto"/>
        <w:numPr>
          <w:ilvl w:val="0"/>
          <w:numId w:val="36"/>
        </w:numPr>
        <w:rPr>
          <w:noProof/>
        </w:rPr>
      </w:pPr>
      <w:r w:rsidRPr="00101088">
        <w:rPr>
          <w:noProof/>
        </w:rPr>
        <w:lastRenderedPageBreak/>
        <w:t>shared_preferences: Permette di salvare e recuperare dati localmente.</w:t>
      </w:r>
    </w:p>
    <w:p w14:paraId="3CB46DC9" w14:textId="77777777" w:rsidR="00F93B02" w:rsidRPr="00101088" w:rsidRDefault="00F93B02" w:rsidP="00F93B02">
      <w:pPr>
        <w:pStyle w:val="Ttesto"/>
        <w:numPr>
          <w:ilvl w:val="0"/>
          <w:numId w:val="36"/>
        </w:numPr>
        <w:rPr>
          <w:noProof/>
        </w:rPr>
      </w:pPr>
      <w:r w:rsidRPr="00101088">
        <w:rPr>
          <w:noProof/>
        </w:rPr>
        <w:t>table_calendar: Un'altra libreria per la gestione dei calendari.</w:t>
      </w:r>
    </w:p>
    <w:p w14:paraId="70E49BD2" w14:textId="77777777" w:rsidR="00F93B02" w:rsidRPr="00101088" w:rsidRDefault="00F93B02" w:rsidP="00F93B02">
      <w:pPr>
        <w:pStyle w:val="Ttesto"/>
        <w:numPr>
          <w:ilvl w:val="0"/>
          <w:numId w:val="36"/>
        </w:numPr>
        <w:rPr>
          <w:noProof/>
        </w:rPr>
      </w:pPr>
      <w:r w:rsidRPr="00101088">
        <w:rPr>
          <w:noProof/>
        </w:rPr>
        <w:t>video_player: Utilizzato per la riproduzione di video.</w:t>
      </w:r>
    </w:p>
    <w:p w14:paraId="0D3AC566" w14:textId="77777777" w:rsidR="00F93B02" w:rsidRPr="00101088" w:rsidRDefault="00F93B02" w:rsidP="00F93B02">
      <w:pPr>
        <w:pStyle w:val="Ttesto"/>
        <w:numPr>
          <w:ilvl w:val="0"/>
          <w:numId w:val="36"/>
        </w:numPr>
        <w:rPr>
          <w:noProof/>
        </w:rPr>
      </w:pPr>
      <w:r w:rsidRPr="00101088">
        <w:rPr>
          <w:noProof/>
        </w:rPr>
        <w:t>window_manager: Gestisce le finestre dell'applicazione su desktop.</w:t>
      </w:r>
    </w:p>
    <w:p w14:paraId="22B38225" w14:textId="77777777" w:rsidR="00F93B02" w:rsidRDefault="00F93B02" w:rsidP="00F93B02">
      <w:pPr>
        <w:pStyle w:val="Ttesto"/>
        <w:numPr>
          <w:ilvl w:val="0"/>
          <w:numId w:val="36"/>
        </w:numPr>
        <w:rPr>
          <w:noProof/>
        </w:rPr>
      </w:pPr>
      <w:r w:rsidRPr="00101088">
        <w:rPr>
          <w:noProof/>
        </w:rPr>
        <w:t>youtube_player_flutter e youtube_player_iframe: Utilizzati per integrare video di YouTube all'interno dell'app.</w:t>
      </w:r>
    </w:p>
    <w:p w14:paraId="79344599" w14:textId="313A3E94" w:rsidR="00345BB8" w:rsidRPr="00101088" w:rsidRDefault="00345BB8" w:rsidP="00345BB8">
      <w:pPr>
        <w:pStyle w:val="Ttesto"/>
        <w:ind w:left="708"/>
        <w:rPr>
          <w:noProof/>
        </w:rPr>
      </w:pPr>
      <w:r w:rsidRPr="00345BB8">
        <w:rPr>
          <w:noProof/>
        </w:rPr>
        <w:t>Per ulteriori dettagli si veda l'Appendice A</w:t>
      </w:r>
      <w:r>
        <w:rPr>
          <w:noProof/>
        </w:rPr>
        <w:t>.</w:t>
      </w:r>
    </w:p>
    <w:p w14:paraId="59A91D35" w14:textId="77777777" w:rsidR="006F19F9" w:rsidRPr="0098694C" w:rsidRDefault="006F19F9" w:rsidP="00F93B02">
      <w:pPr>
        <w:pStyle w:val="Ttesto"/>
        <w:ind w:left="708"/>
        <w:rPr>
          <w:noProof/>
        </w:rPr>
      </w:pPr>
    </w:p>
    <w:p w14:paraId="021974D0" w14:textId="76C806A9" w:rsidR="00F82186" w:rsidRDefault="00F82186" w:rsidP="00457C3C">
      <w:pPr>
        <w:pStyle w:val="TParagrafo"/>
        <w:numPr>
          <w:ilvl w:val="1"/>
          <w:numId w:val="1"/>
        </w:numPr>
        <w:rPr>
          <w:noProof/>
        </w:rPr>
      </w:pPr>
      <w:bookmarkStart w:id="331" w:name="_Toc175647187"/>
      <w:r>
        <w:rPr>
          <w:noProof/>
        </w:rPr>
        <w:t>User Experience</w:t>
      </w:r>
      <w:bookmarkEnd w:id="331"/>
    </w:p>
    <w:p w14:paraId="18344FD3" w14:textId="11FA39F1" w:rsidR="000C007A" w:rsidRPr="000C007A" w:rsidRDefault="000C007A" w:rsidP="000C007A">
      <w:pPr>
        <w:pStyle w:val="Ttesto"/>
        <w:ind w:left="708"/>
        <w:rPr>
          <w:noProof/>
        </w:rPr>
      </w:pPr>
      <w:r w:rsidRPr="000C007A">
        <w:rPr>
          <w:noProof/>
        </w:rPr>
        <w:t>L'esperienza utente è un aspetto cruciale nello sviluppo di MindEase</w:t>
      </w:r>
      <w:r w:rsidR="0079419A">
        <w:rPr>
          <w:noProof/>
        </w:rPr>
        <w:t>,</w:t>
      </w:r>
      <w:r w:rsidR="0079419A" w:rsidRPr="0079419A">
        <w:rPr>
          <w:rFonts w:ascii="Calibri" w:eastAsia="Calibri" w:hAnsi="Calibri"/>
          <w:sz w:val="22"/>
          <w:szCs w:val="22"/>
          <w:lang w:eastAsia="en-US"/>
        </w:rPr>
        <w:t xml:space="preserve"> </w:t>
      </w:r>
      <w:r w:rsidR="0079419A" w:rsidRPr="0079419A">
        <w:rPr>
          <w:noProof/>
        </w:rPr>
        <w:t>poiché l'applicazione è progettata per il benessere dell'utente. Pertanto, è essenziale che l'app non solo faciliti l'interazione, ma anche riduca qualsiasi fonte di stress o confusione.</w:t>
      </w:r>
      <w:r w:rsidR="0079419A">
        <w:rPr>
          <w:noProof/>
        </w:rPr>
        <w:t xml:space="preserve"> </w:t>
      </w:r>
      <w:r w:rsidR="003205A6">
        <w:rPr>
          <w:noProof/>
        </w:rPr>
        <w:t>Ho</w:t>
      </w:r>
      <w:r w:rsidRPr="000C007A">
        <w:rPr>
          <w:noProof/>
        </w:rPr>
        <w:t xml:space="preserve"> adottato diversi principi e tecniche per garantire un'interfaccia utente intuitiva e coinvolgente.</w:t>
      </w:r>
    </w:p>
    <w:p w14:paraId="7524CCE9" w14:textId="6E0E6464" w:rsidR="008D1E56" w:rsidRDefault="000C007A" w:rsidP="00457C3C">
      <w:pPr>
        <w:pStyle w:val="Ttesto"/>
        <w:numPr>
          <w:ilvl w:val="0"/>
          <w:numId w:val="37"/>
        </w:numPr>
        <w:rPr>
          <w:noProof/>
        </w:rPr>
      </w:pPr>
      <w:r w:rsidRPr="000C007A">
        <w:rPr>
          <w:noProof/>
        </w:rPr>
        <w:t xml:space="preserve">Design </w:t>
      </w:r>
      <w:ins w:id="332" w:author="Mauro Pelucchi" w:date="2024-08-02T06:54:00Z">
        <w:r w:rsidR="28E8CE01" w:rsidRPr="3615166F">
          <w:rPr>
            <w:noProof/>
          </w:rPr>
          <w:t>i</w:t>
        </w:r>
      </w:ins>
      <w:del w:id="333" w:author="Mauro Pelucchi" w:date="2024-08-02T06:54:00Z">
        <w:r w:rsidRPr="000C007A">
          <w:rPr>
            <w:noProof/>
          </w:rPr>
          <w:delText>I</w:delText>
        </w:r>
      </w:del>
      <w:r w:rsidRPr="000C007A">
        <w:rPr>
          <w:noProof/>
        </w:rPr>
        <w:t>ntuitivo: L'applicazione è progettata con un'interfaccia pulita e intuitiva</w:t>
      </w:r>
      <w:r w:rsidR="008D1E56" w:rsidRPr="008D1E56">
        <w:rPr>
          <w:noProof/>
        </w:rPr>
        <w:t>, che consente agli utenti di comprendere e utilizzare l'app senza necessità di istruzioni dettagliate. L'aspetto uniforme dell'app, con colori che promuovono un senso di serenità, facilita la navigazione tra le diverse funzionalità. Gli utenti possono spostarsi facilmente tra le varie pagine tramite una barra di navigazione, rendendo l'accesso alle diverse sezioni dell'app semplice e diretto.</w:t>
      </w:r>
    </w:p>
    <w:p w14:paraId="1A1AC10E" w14:textId="6104184B" w:rsidR="000C007A" w:rsidRDefault="000C007A" w:rsidP="00457C3C">
      <w:pPr>
        <w:pStyle w:val="Ttesto"/>
        <w:numPr>
          <w:ilvl w:val="0"/>
          <w:numId w:val="37"/>
        </w:numPr>
        <w:rPr>
          <w:noProof/>
        </w:rPr>
      </w:pPr>
      <w:commentRangeStart w:id="334"/>
      <w:r w:rsidRPr="000C007A">
        <w:rPr>
          <w:noProof/>
        </w:rPr>
        <w:t>Feedback Immediato: L'applicazione fornisce feedback immediato agli utenti per ogni azione, migliorando la percezione di reattività e affidabilità. Questo include messaggi di conferma, animazioni di caricamento e notifiche visive.</w:t>
      </w:r>
      <w:commentRangeEnd w:id="334"/>
      <w:r>
        <w:commentReference w:id="334"/>
      </w:r>
    </w:p>
    <w:p w14:paraId="17046F62" w14:textId="77777777" w:rsidR="008B5C60" w:rsidRDefault="008B5C60" w:rsidP="008B5C60">
      <w:pPr>
        <w:pStyle w:val="Ttesto"/>
        <w:ind w:left="1068"/>
        <w:rPr>
          <w:noProof/>
        </w:rPr>
      </w:pPr>
      <w:r w:rsidRPr="008B5C60">
        <w:rPr>
          <w:noProof/>
        </w:rPr>
        <w:t>Ad esempio, dopo aver effettuato l'accesso, compare una snackbar che conferma l'avvenuta operazione con successo. Questo tipo di feedback è presente anche in altre aree dell'app dove le modifiche non sono visibili immediatamente, come la modifica della password. Inoltre, sono incluse animazioni di caricamento per il calendario e i video, per informare l'utente che l'operazione è in corso e che deve attendere una risposta.</w:t>
      </w:r>
    </w:p>
    <w:p w14:paraId="0F6CFF4B" w14:textId="144786A0" w:rsidR="000C007A" w:rsidRDefault="000C007A" w:rsidP="000C007A">
      <w:pPr>
        <w:pStyle w:val="Ttesto"/>
        <w:numPr>
          <w:ilvl w:val="0"/>
          <w:numId w:val="37"/>
        </w:numPr>
        <w:rPr>
          <w:ins w:id="335" w:author="Mauro Pelucchi" w:date="2024-08-02T06:55:00Z" w16du:dateUtc="2024-08-02T06:55:02Z"/>
          <w:noProof/>
        </w:rPr>
      </w:pPr>
      <w:r w:rsidRPr="000C007A">
        <w:rPr>
          <w:noProof/>
        </w:rPr>
        <w:lastRenderedPageBreak/>
        <w:t>Personalizzazione: Gli utenti possono personalizzare l'esperienza all'interno dell'app, scegliendo temi</w:t>
      </w:r>
      <w:r w:rsidR="00447375">
        <w:rPr>
          <w:noProof/>
        </w:rPr>
        <w:t xml:space="preserve"> per la pagina di supporto e potendo modificare l</w:t>
      </w:r>
      <w:r w:rsidR="009E765E">
        <w:rPr>
          <w:noProof/>
        </w:rPr>
        <w:t>’immagine di profilo</w:t>
      </w:r>
      <w:r w:rsidRPr="000C007A">
        <w:rPr>
          <w:noProof/>
        </w:rPr>
        <w:t>, per renderla più adatta alle loro esigenze personali.</w:t>
      </w:r>
    </w:p>
    <w:p w14:paraId="359C83C7" w14:textId="7B423343" w:rsidR="3615166F" w:rsidRDefault="3615166F" w:rsidP="0063153E">
      <w:pPr>
        <w:pStyle w:val="Ttesto"/>
        <w:ind w:left="1068"/>
        <w:rPr>
          <w:noProof/>
        </w:rPr>
      </w:pPr>
    </w:p>
    <w:p w14:paraId="1AF8357C" w14:textId="4C634F9D" w:rsidR="00B93ADD" w:rsidRDefault="0046333D" w:rsidP="005B383C">
      <w:pPr>
        <w:pStyle w:val="Tsottopara"/>
        <w:rPr>
          <w:noProof/>
        </w:rPr>
      </w:pPr>
      <w:bookmarkStart w:id="336" w:name="_Toc175647188"/>
      <w:r>
        <w:rPr>
          <w:noProof/>
        </w:rPr>
        <w:t>Studio del design</w:t>
      </w:r>
      <w:bookmarkEnd w:id="336"/>
    </w:p>
    <w:p w14:paraId="3C0C7A7E" w14:textId="4C8DFAED" w:rsidR="006F40A3" w:rsidRPr="006F40A3" w:rsidRDefault="006F40A3" w:rsidP="006F40A3">
      <w:pPr>
        <w:pStyle w:val="Ttesto"/>
        <w:ind w:left="1056"/>
      </w:pPr>
      <w:r w:rsidRPr="006F40A3">
        <w:t>Prima di procedere con la progettazione in Flutter, il design dell'applicazione è stato sviluppato attraverso la creazione di file di mockup</w:t>
      </w:r>
      <w:r w:rsidR="00352340">
        <w:t>, utilizzando come strumento di design Mockup plus</w:t>
      </w:r>
      <w:r w:rsidRPr="006F40A3">
        <w:t xml:space="preserve">. Questo processo è stato </w:t>
      </w:r>
      <w:del w:id="337" w:author="Mauro Pelucchi" w:date="2024-08-02T06:55:00Z">
        <w:r w:rsidRPr="006F40A3">
          <w:delText xml:space="preserve">fondamentale </w:delText>
        </w:r>
      </w:del>
      <w:ins w:id="338" w:author="Mauro Pelucchi" w:date="2024-08-02T06:55:00Z">
        <w:r w:rsidR="6B9335FF">
          <w:t xml:space="preserve">importante </w:t>
        </w:r>
      </w:ins>
      <w:r w:rsidRPr="006F40A3">
        <w:t xml:space="preserve">per </w:t>
      </w:r>
      <w:del w:id="339" w:author="Mauro Pelucchi" w:date="2024-08-02T06:55:00Z">
        <w:r w:rsidRPr="006F40A3">
          <w:delText xml:space="preserve">assicurare </w:delText>
        </w:r>
      </w:del>
      <w:ins w:id="340" w:author="Mauro Pelucchi" w:date="2024-08-02T06:55:00Z">
        <w:r w:rsidR="2BB994A6">
          <w:t>garantire</w:t>
        </w:r>
      </w:ins>
      <w:r w:rsidR="00CE4CF3">
        <w:t xml:space="preserve"> </w:t>
      </w:r>
      <w:r>
        <w:t>che</w:t>
      </w:r>
      <w:r w:rsidRPr="006F40A3">
        <w:t xml:space="preserve"> l'interfaccia utente soddisfacesse le esigenze degli utenti e riflettesse le caratteristiche desiderate.</w:t>
      </w:r>
    </w:p>
    <w:p w14:paraId="16DE048B" w14:textId="7DE09503" w:rsidR="006F40A3" w:rsidRPr="006F40A3" w:rsidRDefault="006F40A3" w:rsidP="006F40A3">
      <w:pPr>
        <w:pStyle w:val="Ttesto"/>
        <w:ind w:left="1056"/>
        <w:rPr>
          <w:ins w:id="341" w:author="Mauro Pelucchi" w:date="2024-08-02T06:55:00Z" w16du:dateUtc="2024-08-02T06:55:39Z"/>
        </w:rPr>
      </w:pPr>
      <w:r w:rsidRPr="006F40A3">
        <w:t xml:space="preserve">Il design dell'applicazione è stato guidato dalle preferenze e dai </w:t>
      </w:r>
      <w:del w:id="342" w:author="Mauro Pelucchi" w:date="2024-08-02T06:55:00Z">
        <w:r w:rsidRPr="006F40A3">
          <w:delText>feedback</w:delText>
        </w:r>
      </w:del>
      <w:ins w:id="343" w:author="Mauro Pelucchi" w:date="2024-08-02T06:55:00Z">
        <w:r w:rsidR="44A8E296">
          <w:t>riscontri</w:t>
        </w:r>
      </w:ins>
      <w:r w:rsidRPr="006F40A3">
        <w:t xml:space="preserve"> degli utenti</w:t>
      </w:r>
      <w:r w:rsidR="006813F5">
        <w:t xml:space="preserve"> (Capitolo 2.4)</w:t>
      </w:r>
      <w:r w:rsidRPr="006F40A3">
        <w:t>, con l'obiettivo di creare un ambiente rilassante e stimolante.</w:t>
      </w:r>
    </w:p>
    <w:p w14:paraId="583FC937" w14:textId="6AB06DCE" w:rsidR="006F40A3" w:rsidRPr="006F40A3" w:rsidRDefault="006F40A3" w:rsidP="006F40A3">
      <w:pPr>
        <w:pStyle w:val="Ttesto"/>
        <w:ind w:left="1056"/>
      </w:pPr>
      <w:del w:id="344" w:author="Mauro Pelucchi" w:date="2024-08-02T06:55:00Z">
        <w:r w:rsidRPr="006F40A3">
          <w:delText xml:space="preserve"> </w:delText>
        </w:r>
      </w:del>
      <w:r w:rsidRPr="006F40A3">
        <w:t>Le principali caratteristiche richieste dagli utenti erano:</w:t>
      </w:r>
    </w:p>
    <w:p w14:paraId="03839CAE" w14:textId="008117F5" w:rsidR="004A12E5" w:rsidRDefault="006F40A3">
      <w:pPr>
        <w:pStyle w:val="Ttesto"/>
        <w:numPr>
          <w:ilvl w:val="0"/>
          <w:numId w:val="25"/>
        </w:numPr>
        <w:ind w:left="1560"/>
        <w:rPr>
          <w:ins w:id="345" w:author="LARA LONGHI" w:date="2024-08-02T11:38:00Z" w16du:dateUtc="2024-08-02T09:38:00Z"/>
        </w:rPr>
        <w:pPrChange w:id="346" w:author="LARA LONGHI" w:date="2024-08-02T11:38:00Z" w16du:dateUtc="2024-08-02T09:38:00Z">
          <w:pPr>
            <w:pStyle w:val="Ttesto"/>
            <w:numPr>
              <w:numId w:val="53"/>
            </w:numPr>
            <w:ind w:left="2136" w:hanging="360"/>
          </w:pPr>
        </w:pPrChange>
      </w:pPr>
      <w:del w:id="347" w:author="LARA LONGHI" w:date="2024-08-02T11:24:00Z" w16du:dateUtc="2024-08-02T09:24:00Z">
        <w:r w:rsidRPr="006F40A3" w:rsidDel="00315A75">
          <w:delText xml:space="preserve">- </w:delText>
        </w:r>
      </w:del>
      <w:commentRangeStart w:id="348"/>
      <w:r w:rsidRPr="006F40A3">
        <w:t xml:space="preserve">Ambiente </w:t>
      </w:r>
      <w:ins w:id="349" w:author="Mauro Pelucchi" w:date="2024-08-02T06:55:00Z">
        <w:r w:rsidR="07418809">
          <w:t>r</w:t>
        </w:r>
      </w:ins>
      <w:del w:id="350" w:author="Mauro Pelucchi" w:date="2024-08-02T06:55:00Z">
        <w:r w:rsidRPr="006F40A3">
          <w:delText>R</w:delText>
        </w:r>
      </w:del>
      <w:r w:rsidRPr="006F40A3">
        <w:t xml:space="preserve">ilassante: </w:t>
      </w:r>
      <w:commentRangeStart w:id="351"/>
      <w:r w:rsidRPr="006F40A3">
        <w:t xml:space="preserve">Per promuovere la calma e il benessere, è stata utilizzata una palette di colori pastello. </w:t>
      </w:r>
      <w:commentRangeEnd w:id="351"/>
      <w:r>
        <w:commentReference w:id="351"/>
      </w:r>
      <w:ins w:id="352" w:author="LARA LONGHI" w:date="2024-08-02T11:37:00Z">
        <w:r w:rsidR="004A12E5" w:rsidRPr="004A12E5">
          <w:t>La scelta di questi colori non è casuale, poiché sono noti per i loro effetti calmanti dovuti a vari fattori psicologici e fisiologici:</w:t>
        </w:r>
      </w:ins>
    </w:p>
    <w:p w14:paraId="2A87C582" w14:textId="37FD17B7" w:rsidR="00E951F4" w:rsidRDefault="00846D02" w:rsidP="00EF71FB">
      <w:pPr>
        <w:pStyle w:val="Ttesto"/>
        <w:numPr>
          <w:ilvl w:val="0"/>
          <w:numId w:val="53"/>
        </w:numPr>
        <w:rPr>
          <w:ins w:id="353" w:author="LARA LONGHI" w:date="2024-08-02T11:34:00Z" w16du:dateUtc="2024-08-02T09:34:00Z"/>
        </w:rPr>
      </w:pPr>
      <w:ins w:id="354" w:author="LARA LONGHI" w:date="2024-08-02T11:33:00Z" w16du:dateUtc="2024-08-02T09:33:00Z">
        <w:r>
          <w:t xml:space="preserve">Tonalità morbida: </w:t>
        </w:r>
      </w:ins>
      <w:ins w:id="355" w:author="LARA LONGHI" w:date="2024-08-02T11:33:00Z">
        <w:r w:rsidRPr="00846D02">
          <w:t>I colori pastello sono caratterizzati da tonalità più chiare e meno intense rispetto ai colori vivaci. Questa morbidezza riduce l'intensità visiva e può contribuire a creare un ambiente più sereno e accogliente.</w:t>
        </w:r>
      </w:ins>
    </w:p>
    <w:p w14:paraId="73EBAAD3" w14:textId="3BAFBA49" w:rsidR="006452D0" w:rsidRDefault="006452D0" w:rsidP="00EF71FB">
      <w:pPr>
        <w:pStyle w:val="Ttesto"/>
        <w:numPr>
          <w:ilvl w:val="0"/>
          <w:numId w:val="53"/>
        </w:numPr>
        <w:rPr>
          <w:ins w:id="356" w:author="LARA LONGHI" w:date="2024-08-02T11:34:00Z" w16du:dateUtc="2024-08-02T09:34:00Z"/>
        </w:rPr>
      </w:pPr>
      <w:ins w:id="357" w:author="LARA LONGHI" w:date="2024-08-02T11:34:00Z">
        <w:r w:rsidRPr="006452D0">
          <w:rPr>
            <w:rPrChange w:id="358" w:author="LARA LONGHI" w:date="2024-08-02T11:34:00Z" w16du:dateUtc="2024-08-02T09:34:00Z">
              <w:rPr>
                <w:b/>
                <w:bCs/>
              </w:rPr>
            </w:rPrChange>
          </w:rPr>
          <w:t xml:space="preserve">Minore </w:t>
        </w:r>
      </w:ins>
      <w:ins w:id="359" w:author="LARA LONGHI" w:date="2024-08-02T11:35:00Z" w16du:dateUtc="2024-08-02T09:35:00Z">
        <w:r w:rsidR="00A20A55">
          <w:t>s</w:t>
        </w:r>
      </w:ins>
      <w:ins w:id="360" w:author="LARA LONGHI" w:date="2024-08-02T11:34:00Z">
        <w:r w:rsidRPr="006452D0">
          <w:rPr>
            <w:rPrChange w:id="361" w:author="LARA LONGHI" w:date="2024-08-02T11:34:00Z" w16du:dateUtc="2024-08-02T09:34:00Z">
              <w:rPr>
                <w:b/>
                <w:bCs/>
              </w:rPr>
            </w:rPrChange>
          </w:rPr>
          <w:t>timolazione</w:t>
        </w:r>
        <w:r w:rsidRPr="006452D0">
          <w:t xml:space="preserve">: </w:t>
        </w:r>
      </w:ins>
      <w:ins w:id="362" w:author="LARA LONGHI" w:date="2024-08-02T11:38:00Z" w16du:dateUtc="2024-08-02T09:38:00Z">
        <w:r w:rsidR="00300F71">
          <w:t>A differenza dei</w:t>
        </w:r>
      </w:ins>
      <w:ins w:id="363" w:author="LARA LONGHI" w:date="2024-08-02T11:34:00Z">
        <w:r w:rsidRPr="006452D0">
          <w:t xml:space="preserve"> colori brillanti e saturi, i colori pastello tendono a stimolare meno il sistema nervoso. Questo può ridurre l'ansia e favorire un'atmosfera più tranquilla.</w:t>
        </w:r>
      </w:ins>
    </w:p>
    <w:p w14:paraId="7867F00B" w14:textId="7CDF8294" w:rsidR="00A20A55" w:rsidRDefault="00A20A55">
      <w:pPr>
        <w:pStyle w:val="Ttesto"/>
        <w:numPr>
          <w:ilvl w:val="0"/>
          <w:numId w:val="53"/>
        </w:numPr>
      </w:pPr>
      <w:ins w:id="364" w:author="LARA LONGHI" w:date="2024-08-02T11:34:00Z">
        <w:r w:rsidRPr="00A20A55">
          <w:rPr>
            <w:rPrChange w:id="365" w:author="LARA LONGHI" w:date="2024-08-02T11:34:00Z" w16du:dateUtc="2024-08-02T09:34:00Z">
              <w:rPr>
                <w:b/>
                <w:bCs/>
              </w:rPr>
            </w:rPrChange>
          </w:rPr>
          <w:t>Associa</w:t>
        </w:r>
      </w:ins>
      <w:ins w:id="366" w:author="LARA LONGHI" w:date="2024-08-02T11:35:00Z" w16du:dateUtc="2024-08-02T09:35:00Z">
        <w:r>
          <w:t>zione</w:t>
        </w:r>
      </w:ins>
      <w:ins w:id="367" w:author="LARA LONGHI" w:date="2024-08-02T11:34:00Z">
        <w:r w:rsidRPr="00A20A55">
          <w:rPr>
            <w:rPrChange w:id="368" w:author="LARA LONGHI" w:date="2024-08-02T11:34:00Z" w16du:dateUtc="2024-08-02T09:34:00Z">
              <w:rPr>
                <w:b/>
                <w:bCs/>
              </w:rPr>
            </w:rPrChange>
          </w:rPr>
          <w:t xml:space="preserve"> alla </w:t>
        </w:r>
      </w:ins>
      <w:ins w:id="369" w:author="LARA LONGHI" w:date="2024-08-02T11:35:00Z" w16du:dateUtc="2024-08-02T09:35:00Z">
        <w:r>
          <w:t>n</w:t>
        </w:r>
      </w:ins>
      <w:ins w:id="370" w:author="LARA LONGHI" w:date="2024-08-02T11:34:00Z">
        <w:r w:rsidRPr="00A20A55">
          <w:rPr>
            <w:rPrChange w:id="371" w:author="LARA LONGHI" w:date="2024-08-02T11:34:00Z" w16du:dateUtc="2024-08-02T09:34:00Z">
              <w:rPr>
                <w:b/>
                <w:bCs/>
              </w:rPr>
            </w:rPrChange>
          </w:rPr>
          <w:t>atura</w:t>
        </w:r>
        <w:r w:rsidRPr="00A20A55">
          <w:t>: I colori pastello spesso richiamano tonalità naturali, come il cielo, l’acqua e i fiori, che sono generalmente percepiti come calmanti. La connessione con la natura può avere un effetto positivo sullo stato d'animo.</w:t>
        </w:r>
      </w:ins>
    </w:p>
    <w:p w14:paraId="373ACDE4" w14:textId="05A8576C" w:rsidR="00345BB8" w:rsidRDefault="00345BB8" w:rsidP="00345BB8">
      <w:pPr>
        <w:pStyle w:val="Ttesto"/>
        <w:ind w:left="1776"/>
        <w:rPr>
          <w:ins w:id="372" w:author="LARA LONGHI" w:date="2024-08-02T11:30:00Z" w16du:dateUtc="2024-08-02T09:30:00Z"/>
        </w:rPr>
      </w:pPr>
      <w:ins w:id="373" w:author="LARA LONGHI" w:date="2024-08-07T10:40:00Z" w16du:dateUtc="2024-08-07T08:40:00Z">
        <w:r w:rsidRPr="003A3161">
          <w:t>In particolare, per l'applicazione sono state selezionate tonalità delicate di verde</w:t>
        </w:r>
        <w:r>
          <w:t xml:space="preserve"> (vedi Grafico 7)</w:t>
        </w:r>
        <w:r w:rsidRPr="003A3161">
          <w:t xml:space="preserve">. Il verde, essendo un colore che rappresenta </w:t>
        </w:r>
        <w:r w:rsidRPr="003A3161">
          <w:lastRenderedPageBreak/>
          <w:t>la natura, trasmette sensazioni di pace e speranza, favorendo un senso di tranquillità e benessere.</w:t>
        </w:r>
      </w:ins>
    </w:p>
    <w:p w14:paraId="6AF5FEC1" w14:textId="13AE6C23" w:rsidR="006F40A3" w:rsidDel="0052112F" w:rsidRDefault="006F40A3">
      <w:pPr>
        <w:pStyle w:val="Ttesto"/>
        <w:ind w:left="1560"/>
        <w:rPr>
          <w:del w:id="374" w:author="LARA LONGHI" w:date="2024-08-07T10:40:00Z" w16du:dateUtc="2024-08-07T08:40:00Z"/>
        </w:rPr>
        <w:pPrChange w:id="375" w:author="LARA LONGHI" w:date="2024-08-02T11:30:00Z" w16du:dateUtc="2024-08-02T09:30:00Z">
          <w:pPr>
            <w:pStyle w:val="Ttesto"/>
            <w:ind w:left="1056"/>
          </w:pPr>
        </w:pPrChange>
      </w:pPr>
      <w:del w:id="376" w:author="LARA LONGHI" w:date="2024-08-02T11:35:00Z" w16du:dateUtc="2024-08-02T09:35:00Z">
        <w:r w:rsidRPr="006F40A3" w:rsidDel="005B527B">
          <w:delText>T</w:delText>
        </w:r>
      </w:del>
      <w:del w:id="377" w:author="LARA LONGHI" w:date="2024-08-02T11:39:00Z" w16du:dateUtc="2024-08-02T09:39:00Z">
        <w:r w:rsidRPr="006F40A3" w:rsidDel="003A3161">
          <w:delText xml:space="preserve">onalità delicate </w:delText>
        </w:r>
        <w:r w:rsidR="00AD35AC" w:rsidDel="003A3161">
          <w:delText>derivate da</w:delText>
        </w:r>
        <w:r w:rsidRPr="006F40A3" w:rsidDel="003A3161">
          <w:delText xml:space="preserve">l verde </w:delText>
        </w:r>
      </w:del>
      <w:del w:id="378" w:author="LARA LONGHI" w:date="2024-08-02T11:36:00Z" w16du:dateUtc="2024-08-02T09:36:00Z">
        <w:r w:rsidRPr="006F40A3" w:rsidDel="005B527B">
          <w:delText xml:space="preserve">menta </w:delText>
        </w:r>
        <w:r w:rsidRPr="006F40A3" w:rsidDel="00F16E2F">
          <w:delText xml:space="preserve">sono state scelte per creare un'atmosfera tranquilla e accogliente. </w:delText>
        </w:r>
        <w:commentRangeEnd w:id="348"/>
        <w:r w:rsidDel="00F16E2F">
          <w:commentReference w:id="348"/>
        </w:r>
      </w:del>
    </w:p>
    <w:p w14:paraId="6737147B" w14:textId="686B8BF4" w:rsidR="00514180" w:rsidRDefault="00514180" w:rsidP="00514180">
      <w:pPr>
        <w:pStyle w:val="img"/>
      </w:pPr>
      <w:r>
        <w:tab/>
        <w:t xml:space="preserve">     </w:t>
      </w:r>
      <w:r w:rsidR="00F01914">
        <w:t xml:space="preserve"> </w:t>
      </w:r>
      <w:r w:rsidR="00F01914" w:rsidRPr="00F01914">
        <w:t xml:space="preserve">Grafico 7: Palette esadecimale dei colori </w:t>
      </w:r>
      <w:r w:rsidR="00292701" w:rsidRPr="00F01914">
        <w:t>MindEase</w:t>
      </w:r>
    </w:p>
    <w:p w14:paraId="5069B838" w14:textId="141D551E" w:rsidR="00514180" w:rsidRDefault="00514180" w:rsidP="00292701">
      <w:pPr>
        <w:pStyle w:val="Ttesto"/>
        <w:ind w:left="993"/>
      </w:pPr>
      <w:r>
        <w:rPr>
          <w:noProof/>
        </w:rPr>
        <w:drawing>
          <wp:inline distT="0" distB="0" distL="0" distR="0" wp14:anchorId="445708F6" wp14:editId="472F7691">
            <wp:extent cx="4791153" cy="772160"/>
            <wp:effectExtent l="0" t="0" r="9525" b="8890"/>
            <wp:docPr id="1050367951" name="Immagine 1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67951" name="Immagine 17" descr="Immagine che contiene testo, schermata, Carattere, design&#10;&#10;Descrizione generata automaticamente"/>
                    <pic:cNvPicPr/>
                  </pic:nvPicPr>
                  <pic:blipFill rotWithShape="1">
                    <a:blip r:embed="rId38" cstate="print">
                      <a:extLst>
                        <a:ext uri="{28A0092B-C50C-407E-A947-70E740481C1C}">
                          <a14:useLocalDpi xmlns:a14="http://schemas.microsoft.com/office/drawing/2010/main" val="0"/>
                        </a:ext>
                      </a:extLst>
                    </a:blip>
                    <a:srcRect t="72316" b="6965"/>
                    <a:stretch/>
                  </pic:blipFill>
                  <pic:spPr bwMode="auto">
                    <a:xfrm>
                      <a:off x="0" y="0"/>
                      <a:ext cx="4852654" cy="782072"/>
                    </a:xfrm>
                    <a:prstGeom prst="rect">
                      <a:avLst/>
                    </a:prstGeom>
                    <a:ln>
                      <a:noFill/>
                    </a:ln>
                    <a:extLst>
                      <a:ext uri="{53640926-AAD7-44D8-BBD7-CCE9431645EC}">
                        <a14:shadowObscured xmlns:a14="http://schemas.microsoft.com/office/drawing/2010/main"/>
                      </a:ext>
                    </a:extLst>
                  </pic:spPr>
                </pic:pic>
              </a:graphicData>
            </a:graphic>
          </wp:inline>
        </w:drawing>
      </w:r>
    </w:p>
    <w:p w14:paraId="739CC521" w14:textId="2B1DC3C7" w:rsidR="00514180" w:rsidRDefault="00514180" w:rsidP="00514180">
      <w:pPr>
        <w:pStyle w:val="Fonte"/>
        <w:rPr>
          <w:ins w:id="379" w:author="LARA LONGHI" w:date="2024-08-07T10:40:00Z" w16du:dateUtc="2024-08-07T08:40:00Z"/>
        </w:rPr>
      </w:pPr>
      <w:r>
        <w:tab/>
        <w:t xml:space="preserve">      </w:t>
      </w:r>
      <w:r w:rsidR="00F01914">
        <w:t xml:space="preserve"> </w:t>
      </w:r>
      <w:r>
        <w:t>Fonte:</w:t>
      </w:r>
      <w:ins w:id="380" w:author="LARA LONGHI" w:date="2024-08-02T11:23:00Z" w16du:dateUtc="2024-08-02T09:23:00Z">
        <w:r w:rsidR="00DE5FB4">
          <w:t xml:space="preserve"> </w:t>
        </w:r>
      </w:ins>
      <w:ins w:id="381" w:author="LARA LONGHI" w:date="2024-08-29T18:48:00Z" w16du:dateUtc="2024-08-29T16:48:00Z">
        <w:r w:rsidR="0086510D">
          <w:t>R</w:t>
        </w:r>
      </w:ins>
      <w:ins w:id="382" w:author="LARA LONGHI" w:date="2024-08-02T11:23:00Z" w16du:dateUtc="2024-08-02T09:23:00Z">
        <w:r w:rsidR="00DE5FB4">
          <w:t>edazione della palette tramite il sito</w:t>
        </w:r>
      </w:ins>
      <w:r>
        <w:t xml:space="preserve"> </w:t>
      </w:r>
      <w:r w:rsidR="00F01914">
        <w:t>co</w:t>
      </w:r>
      <w:r w:rsidR="009764C7">
        <w:t>olors</w:t>
      </w:r>
    </w:p>
    <w:p w14:paraId="4AB25E12" w14:textId="37264525" w:rsidR="0052112F" w:rsidRPr="006F40A3" w:rsidDel="0052112F" w:rsidRDefault="0052112F" w:rsidP="00514180">
      <w:pPr>
        <w:pStyle w:val="Fonte"/>
        <w:rPr>
          <w:del w:id="383" w:author="LARA LONGHI" w:date="2024-08-07T10:40:00Z" w16du:dateUtc="2024-08-07T08:40:00Z"/>
        </w:rPr>
      </w:pPr>
    </w:p>
    <w:p w14:paraId="47F58DFD" w14:textId="42B20EDE" w:rsidR="006F40A3" w:rsidRDefault="006F40A3">
      <w:pPr>
        <w:pStyle w:val="Ttesto"/>
        <w:numPr>
          <w:ilvl w:val="0"/>
          <w:numId w:val="25"/>
        </w:numPr>
        <w:ind w:left="1560"/>
        <w:pPrChange w:id="384" w:author="LARA LONGHI" w:date="2024-08-02T12:25:00Z" w16du:dateUtc="2024-08-02T10:25:00Z">
          <w:pPr>
            <w:pStyle w:val="Ttesto"/>
            <w:ind w:left="1056"/>
          </w:pPr>
        </w:pPrChange>
      </w:pPr>
      <w:del w:id="385" w:author="LARA LONGHI" w:date="2024-08-02T11:24:00Z" w16du:dateUtc="2024-08-02T09:24:00Z">
        <w:r w:rsidRPr="006F40A3" w:rsidDel="00315A75">
          <w:delText>-</w:delText>
        </w:r>
        <w:r w:rsidRPr="006F40A3" w:rsidDel="008A4E8B">
          <w:delText xml:space="preserve"> </w:delText>
        </w:r>
      </w:del>
      <w:r w:rsidRPr="006F40A3">
        <w:t xml:space="preserve">Esperienza di </w:t>
      </w:r>
      <w:ins w:id="386" w:author="Mauro Pelucchi" w:date="2024-08-02T06:56:00Z">
        <w:r w:rsidR="36CCEF8D">
          <w:t>e</w:t>
        </w:r>
      </w:ins>
      <w:del w:id="387" w:author="Mauro Pelucchi" w:date="2024-08-02T06:56:00Z">
        <w:r w:rsidRPr="006F40A3">
          <w:delText>E</w:delText>
        </w:r>
      </w:del>
      <w:r w:rsidRPr="006F40A3">
        <w:t xml:space="preserve">scursione in </w:t>
      </w:r>
      <w:ins w:id="388" w:author="Mauro Pelucchi" w:date="2024-08-02T06:56:00Z">
        <w:r w:rsidR="076E8AFD">
          <w:t>m</w:t>
        </w:r>
      </w:ins>
      <w:del w:id="389" w:author="Mauro Pelucchi" w:date="2024-08-02T06:56:00Z">
        <w:r w:rsidRPr="006F40A3">
          <w:delText>M</w:delText>
        </w:r>
      </w:del>
      <w:r w:rsidRPr="006F40A3">
        <w:t>ontagna: Un'altra richiesta chiave degli utenti era la simulazione di un ambiente di escursioni in montagna. Questo elemento visivo serve a motivare l'utente e a rendere il percorso di miglioramento personale più tangibile e gratificante. Le immagini di paesaggi montani, sentieri e vette sono state integrate nell'interfaccia, simboleggiando il progresso dell'utente verso i propri obiettivi quotidiani.</w:t>
      </w:r>
    </w:p>
    <w:p w14:paraId="4ED9EAAF" w14:textId="189C200C" w:rsidR="007F4F4D" w:rsidRDefault="007F4F4D" w:rsidP="006F40A3">
      <w:pPr>
        <w:pStyle w:val="Ttesto"/>
        <w:ind w:left="1056"/>
        <w:rPr>
          <w:ins w:id="390" w:author="Mauro Pelucchi" w:date="2024-08-02T06:57:00Z" w16du:dateUtc="2024-08-02T06:57:06Z"/>
        </w:rPr>
      </w:pPr>
      <w:r w:rsidRPr="007F4F4D">
        <w:t xml:space="preserve">Le immagini utilizzate nell'applicazione sono state create utilizzando tecnologie di intelligenza artificiale e risorse senza diritti d'autore. In particolare, sono state generate con l'ausilio di strumenti avanzati come </w:t>
      </w:r>
      <w:commentRangeStart w:id="391"/>
      <w:r w:rsidRPr="007F4F4D">
        <w:t>Copilot</w:t>
      </w:r>
      <w:del w:id="392" w:author="LARA LONGHI" w:date="2024-08-02T11:50:00Z" w16du:dateUtc="2024-08-02T09:50:00Z">
        <w:r w:rsidRPr="007F4F4D" w:rsidDel="0009751A">
          <w:delText xml:space="preserve"> </w:delText>
        </w:r>
      </w:del>
      <w:ins w:id="393" w:author="LARA LONGHI" w:date="2024-08-02T11:50:00Z" w16du:dateUtc="2024-08-02T09:50:00Z">
        <w:r w:rsidR="0009751A">
          <w:rPr>
            <w:rStyle w:val="Rimandonotaapidipagina"/>
          </w:rPr>
          <w:footnoteReference w:id="2"/>
        </w:r>
        <w:r w:rsidR="0009751A">
          <w:t xml:space="preserve"> </w:t>
        </w:r>
      </w:ins>
      <w:r w:rsidRPr="007F4F4D">
        <w:t>e Microsoft Designer</w:t>
      </w:r>
      <w:commentRangeEnd w:id="391"/>
      <w:r>
        <w:commentReference w:id="391"/>
      </w:r>
      <w:ins w:id="397" w:author="LARA LONGHI" w:date="2024-08-02T12:22:00Z" w16du:dateUtc="2024-08-02T10:22:00Z">
        <w:r w:rsidR="009237F8">
          <w:rPr>
            <w:rStyle w:val="Rimandonotaapidipagina"/>
          </w:rPr>
          <w:footnoteReference w:id="3"/>
        </w:r>
      </w:ins>
      <w:r w:rsidRPr="007F4F4D">
        <w:t>. Inoltre, alcune immagini sono state scaricate dal sito Freepik, garantendo così che siano utilizzabili senza violare diritti d'autore.</w:t>
      </w:r>
    </w:p>
    <w:p w14:paraId="04C51DC4" w14:textId="4E14C872" w:rsidR="3615166F" w:rsidRDefault="3615166F" w:rsidP="3615166F">
      <w:pPr>
        <w:pStyle w:val="Ttesto"/>
        <w:ind w:left="1056"/>
      </w:pPr>
    </w:p>
    <w:p w14:paraId="6F0FDEED" w14:textId="6911307B" w:rsidR="006F19F9" w:rsidRDefault="00175061" w:rsidP="005B383C">
      <w:pPr>
        <w:pStyle w:val="Tsottopara"/>
      </w:pPr>
      <w:bookmarkStart w:id="401" w:name="_Toc175647189"/>
      <w:r>
        <w:t>Home page</w:t>
      </w:r>
      <w:bookmarkEnd w:id="401"/>
    </w:p>
    <w:p w14:paraId="1396EB94" w14:textId="44B33A18" w:rsidR="00127563" w:rsidRDefault="00127563" w:rsidP="00A872F3">
      <w:pPr>
        <w:pStyle w:val="Ttesto"/>
        <w:ind w:left="1056"/>
      </w:pPr>
      <w:r>
        <w:t>La home page</w:t>
      </w:r>
      <w:r w:rsidR="007879E6">
        <w:t xml:space="preserve"> (Immagine 1)</w:t>
      </w:r>
      <w:r>
        <w:t xml:space="preserve"> dell'applicazione "MindEase" è strutturata nel seguente modo:</w:t>
      </w:r>
    </w:p>
    <w:p w14:paraId="4875818E" w14:textId="6E72C3B9" w:rsidR="00127563" w:rsidRDefault="00127563" w:rsidP="004945D5">
      <w:pPr>
        <w:pStyle w:val="Ttesto"/>
        <w:numPr>
          <w:ilvl w:val="0"/>
          <w:numId w:val="43"/>
        </w:numPr>
      </w:pPr>
      <w:r>
        <w:t>Intestazione:</w:t>
      </w:r>
    </w:p>
    <w:p w14:paraId="5EF7F907" w14:textId="60AFAF43" w:rsidR="00127563" w:rsidRDefault="00127563" w:rsidP="00A872F3">
      <w:pPr>
        <w:pStyle w:val="Ttesto"/>
        <w:ind w:left="1056"/>
      </w:pPr>
      <w:r>
        <w:t xml:space="preserve">   - </w:t>
      </w:r>
      <w:ins w:id="402" w:author="LARA LONGHI" w:date="2024-08-02T12:26:00Z" w16du:dateUtc="2024-08-02T10:26:00Z">
        <w:r w:rsidR="00F336AC">
          <w:t xml:space="preserve"> </w:t>
        </w:r>
      </w:ins>
      <w:r>
        <w:t>In alto a sinistra, si trova il logo di "MindEase" insieme al nome dell'app.</w:t>
      </w:r>
    </w:p>
    <w:p w14:paraId="6A197694" w14:textId="01AFD3F2" w:rsidR="00127563" w:rsidRDefault="00127563" w:rsidP="00A872F3">
      <w:pPr>
        <w:pStyle w:val="Ttesto"/>
        <w:ind w:left="1056"/>
      </w:pPr>
      <w:r>
        <w:lastRenderedPageBreak/>
        <w:t xml:space="preserve">   -</w:t>
      </w:r>
      <w:ins w:id="403" w:author="LARA LONGHI" w:date="2024-08-02T12:26:00Z" w16du:dateUtc="2024-08-02T10:26:00Z">
        <w:r w:rsidR="00F336AC">
          <w:t xml:space="preserve"> </w:t>
        </w:r>
      </w:ins>
      <w:del w:id="404" w:author="LARA LONGHI" w:date="2024-08-02T12:26:00Z" w16du:dateUtc="2024-08-02T10:26:00Z">
        <w:r w:rsidDel="00F336AC">
          <w:delText xml:space="preserve"> </w:delText>
        </w:r>
      </w:del>
      <w:r>
        <w:t>In alto a destra, è presente un'icona che conduce alla pagina delle impostazioni.</w:t>
      </w:r>
    </w:p>
    <w:p w14:paraId="522ACD21" w14:textId="77777777" w:rsidR="00127563" w:rsidRDefault="00127563" w:rsidP="00A872F3">
      <w:pPr>
        <w:pStyle w:val="Ttesto"/>
        <w:ind w:left="1056"/>
      </w:pPr>
      <w:r>
        <w:t>L'intestazione, o AppBar, è una componente comune a tutte le pagine e viene implementata come un widget chiamato TopBar.</w:t>
      </w:r>
    </w:p>
    <w:p w14:paraId="261DBAA7" w14:textId="15333D4B" w:rsidR="00127563" w:rsidRDefault="00127563" w:rsidP="004945D5">
      <w:pPr>
        <w:pStyle w:val="Ttesto"/>
        <w:numPr>
          <w:ilvl w:val="0"/>
          <w:numId w:val="43"/>
        </w:numPr>
      </w:pPr>
      <w:r>
        <w:t>Sezione Centrale:</w:t>
      </w:r>
    </w:p>
    <w:p w14:paraId="5D8E65C5" w14:textId="2687C4AA" w:rsidR="00127563" w:rsidRDefault="00127563" w:rsidP="00A872F3">
      <w:pPr>
        <w:pStyle w:val="Ttesto"/>
        <w:ind w:left="1056"/>
      </w:pPr>
      <w:r>
        <w:t>La sezione centrale contiene gli elementi principali per l'interazione dell'utente:</w:t>
      </w:r>
    </w:p>
    <w:p w14:paraId="755F6D0E" w14:textId="77777777" w:rsidR="00A872F3" w:rsidRDefault="00A872F3" w:rsidP="00A872F3">
      <w:pPr>
        <w:pStyle w:val="Ttesto"/>
        <w:numPr>
          <w:ilvl w:val="0"/>
          <w:numId w:val="34"/>
        </w:numPr>
      </w:pPr>
      <w:r>
        <w:t>Un messaggio di saluto personalizzato con il nickname dell'utente per farlo sentire più a suo agio.</w:t>
      </w:r>
    </w:p>
    <w:p w14:paraId="3AE30CE2" w14:textId="7DDBC426" w:rsidR="00127563" w:rsidRDefault="00127563" w:rsidP="00A872F3">
      <w:pPr>
        <w:pStyle w:val="Ttesto"/>
        <w:numPr>
          <w:ilvl w:val="0"/>
          <w:numId w:val="34"/>
        </w:numPr>
      </w:pPr>
      <w:r>
        <w:t xml:space="preserve">Un container che interroga l'utente sui propri sentimenti, offrendo </w:t>
      </w:r>
      <w:r w:rsidR="007C6F9F">
        <w:t>undici</w:t>
      </w:r>
      <w:r>
        <w:t xml:space="preserve"> emozioni selezionabili. La selezione di un'emozione porta l'utente alla pagina RecordEmotionPage</w:t>
      </w:r>
      <w:r w:rsidR="00D3703F">
        <w:t xml:space="preserve"> (Paragrafo 5.3.3)</w:t>
      </w:r>
      <w:r>
        <w:t>.</w:t>
      </w:r>
    </w:p>
    <w:p w14:paraId="33721D88" w14:textId="2D034ED1" w:rsidR="00127563" w:rsidRDefault="00127563" w:rsidP="00A872F3">
      <w:pPr>
        <w:pStyle w:val="Ttesto"/>
        <w:numPr>
          <w:ilvl w:val="0"/>
          <w:numId w:val="34"/>
        </w:numPr>
      </w:pPr>
      <w:r>
        <w:t>Una sezione dedicata all'obiettivo quotidiano, che fornisce un'attività di mindfulness da completare giornalmente</w:t>
      </w:r>
      <w:r w:rsidR="00A97763">
        <w:t xml:space="preserve"> (Paragrafo 5.3.4)</w:t>
      </w:r>
      <w:r>
        <w:t>.</w:t>
      </w:r>
    </w:p>
    <w:p w14:paraId="58C70143" w14:textId="59E327C8" w:rsidR="00127563" w:rsidRDefault="00127563" w:rsidP="004945D5">
      <w:pPr>
        <w:pStyle w:val="Ttesto"/>
        <w:numPr>
          <w:ilvl w:val="0"/>
          <w:numId w:val="43"/>
        </w:numPr>
      </w:pPr>
      <w:r>
        <w:t>Barra di Navigazione Inferiore:</w:t>
      </w:r>
    </w:p>
    <w:p w14:paraId="0DA6842B" w14:textId="67FCF8D3" w:rsidR="00474AAC" w:rsidRDefault="00127563" w:rsidP="00A872F3">
      <w:pPr>
        <w:pStyle w:val="Ttesto"/>
        <w:ind w:left="1056"/>
      </w:pPr>
      <w:r>
        <w:t xml:space="preserve">La </w:t>
      </w:r>
      <w:r w:rsidR="00A872F3" w:rsidRPr="00A872F3">
        <w:t>bottomNavigationBar</w:t>
      </w:r>
      <w:r w:rsidR="00A872F3">
        <w:t xml:space="preserve"> </w:t>
      </w:r>
      <w:r>
        <w:t>consente la navigazione tra le principali schermate dell'applicazione. Anche questa è implementata come un widget</w:t>
      </w:r>
      <w:r w:rsidR="00A872F3">
        <w:t xml:space="preserve">, </w:t>
      </w:r>
      <w:r w:rsidR="00A872F3" w:rsidRPr="00A872F3">
        <w:t>BottomBar</w:t>
      </w:r>
      <w:r>
        <w:t>, essendo un elemento riutilizzabile.</w:t>
      </w:r>
    </w:p>
    <w:tbl>
      <w:tblPr>
        <w:tblStyle w:val="Grigliatabella"/>
        <w:tblW w:w="0" w:type="auto"/>
        <w:tblInd w:w="1056" w:type="dxa"/>
        <w:tblLayout w:type="fixed"/>
        <w:tblLook w:val="04A0" w:firstRow="1" w:lastRow="0" w:firstColumn="1" w:lastColumn="0" w:noHBand="0" w:noVBand="1"/>
      </w:tblPr>
      <w:tblGrid>
        <w:gridCol w:w="3192"/>
        <w:gridCol w:w="3544"/>
      </w:tblGrid>
      <w:tr w:rsidR="00853060" w14:paraId="00CFF0A6" w14:textId="1CB821EC" w:rsidTr="007879E6">
        <w:tc>
          <w:tcPr>
            <w:tcW w:w="3192" w:type="dxa"/>
            <w:tcBorders>
              <w:top w:val="nil"/>
              <w:left w:val="nil"/>
              <w:bottom w:val="nil"/>
              <w:right w:val="nil"/>
            </w:tcBorders>
          </w:tcPr>
          <w:p w14:paraId="52F16783" w14:textId="30514AAC" w:rsidR="00853060" w:rsidRDefault="00853060" w:rsidP="00853060">
            <w:pPr>
              <w:pStyle w:val="img"/>
              <w:ind w:left="0"/>
            </w:pPr>
            <w:r>
              <w:t>Immagine 1: HomePage</w:t>
            </w:r>
          </w:p>
          <w:p w14:paraId="451D50D7" w14:textId="77777777" w:rsidR="00853060" w:rsidRDefault="00853060" w:rsidP="00A872F3">
            <w:pPr>
              <w:pStyle w:val="Ttesto"/>
              <w:ind w:left="0"/>
            </w:pPr>
            <w:r>
              <w:rPr>
                <w:noProof/>
              </w:rPr>
              <w:drawing>
                <wp:inline distT="0" distB="0" distL="0" distR="0" wp14:anchorId="52E62BB3" wp14:editId="25805B86">
                  <wp:extent cx="1620000" cy="2880000"/>
                  <wp:effectExtent l="0" t="0" r="0" b="0"/>
                  <wp:docPr id="23353821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38211" name="Immagin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36DC29DD" w14:textId="276AEA24" w:rsidR="007879E6" w:rsidRDefault="007879E6" w:rsidP="007879E6">
            <w:pPr>
              <w:pStyle w:val="Fonte"/>
              <w:ind w:left="0"/>
            </w:pPr>
            <w:r>
              <w:t>Fonte: MindEase</w:t>
            </w:r>
          </w:p>
        </w:tc>
        <w:tc>
          <w:tcPr>
            <w:tcW w:w="3544" w:type="dxa"/>
            <w:tcBorders>
              <w:top w:val="nil"/>
              <w:left w:val="nil"/>
              <w:bottom w:val="nil"/>
              <w:right w:val="nil"/>
            </w:tcBorders>
          </w:tcPr>
          <w:p w14:paraId="373ED721" w14:textId="7F5A059B" w:rsidR="00853060" w:rsidRDefault="007879E6" w:rsidP="00853060">
            <w:pPr>
              <w:pStyle w:val="img"/>
            </w:pPr>
            <w:r>
              <w:rPr>
                <w:noProof/>
              </w:rPr>
              <w:t>Immagine 2:</w:t>
            </w:r>
            <w:r>
              <w:t xml:space="preserve"> RecordEmotionPage</w:t>
            </w:r>
            <w:r w:rsidR="00853060">
              <w:rPr>
                <w:noProof/>
              </w:rPr>
              <w:br/>
            </w:r>
            <w:r w:rsidR="00853060">
              <w:rPr>
                <w:noProof/>
              </w:rPr>
              <w:drawing>
                <wp:inline distT="0" distB="0" distL="0" distR="0" wp14:anchorId="3B2A1AA3" wp14:editId="01B28F14">
                  <wp:extent cx="1620000" cy="2880000"/>
                  <wp:effectExtent l="0" t="0" r="0" b="0"/>
                  <wp:docPr id="173711230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2305" name="Immagine 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5BF4A0B3" w14:textId="49B1678F" w:rsidR="00A872F3" w:rsidRDefault="00A872F3" w:rsidP="005B383C">
      <w:pPr>
        <w:pStyle w:val="Tsottopara"/>
      </w:pPr>
      <w:bookmarkStart w:id="405" w:name="_Toc175647190"/>
      <w:r>
        <w:t>RecordEmotionPage</w:t>
      </w:r>
      <w:bookmarkEnd w:id="405"/>
    </w:p>
    <w:p w14:paraId="5F1C12FF" w14:textId="32B360F4" w:rsidR="0038511B" w:rsidRPr="0038511B" w:rsidRDefault="00E71DC5" w:rsidP="0038511B">
      <w:pPr>
        <w:pStyle w:val="Ttesto"/>
        <w:ind w:left="1056"/>
      </w:pPr>
      <w:r w:rsidRPr="00E71DC5">
        <w:lastRenderedPageBreak/>
        <w:t>La RecordEmotionPage (vedi Immagine 2) è dedicata alla registrazione delle emozioni dell'utente. Qui, l'utente può registrare il proprio stato emotivo, che viene poi salvato nel dataset Calendar_Emotions_DB. Oltre a registrare le emozioni, vengono annotati anche la causa e i sintomi associati, per una gestione più completa e dettagliata delle emozioni. Per facilitare l'accesso ai dati specifici per ciascun utente, viene registrato anche il nickname. Questi dati saranno successivamente utilizzati in altre parti dell'applicazione per offrire un'esperienza più personalizzata e utile.</w:t>
      </w:r>
    </w:p>
    <w:p w14:paraId="3A754CF4" w14:textId="583F5A80" w:rsidR="00A872F3" w:rsidRDefault="0038511B" w:rsidP="005B383C">
      <w:pPr>
        <w:pStyle w:val="Tsottopara"/>
      </w:pPr>
      <w:bookmarkStart w:id="406" w:name="_Toc175647191"/>
      <w:r w:rsidRPr="0038511B">
        <w:t>LevelSelectionPage</w:t>
      </w:r>
      <w:bookmarkEnd w:id="406"/>
    </w:p>
    <w:p w14:paraId="4EE521B9" w14:textId="113C0542" w:rsidR="002A400A" w:rsidRDefault="0042112F" w:rsidP="00215566">
      <w:pPr>
        <w:pStyle w:val="Ttesto"/>
        <w:ind w:left="1056"/>
      </w:pPr>
      <w:r w:rsidRPr="0042112F">
        <w:t xml:space="preserve">La LevelSelectionPage è stata progettata in risposta ai feedback degli utenti, i quali hanno espresso interesse per elementi ispirati ai </w:t>
      </w:r>
      <w:r>
        <w:t>videogames</w:t>
      </w:r>
      <w:r w:rsidRPr="0042112F">
        <w:t>. Questa pagina presenta una serie di livelli giornalieri da sbloccare (vedi Immagine 3). I livelli vengono sbloccati solo se l'utente ha completato il livello precedente e ha superato la giornata corrente. Questo approccio motiva l'utente a progredire attraverso i livelli, incoraggiandolo a raggiungere il fine di completare tutti i livelli e migliorare il proprio benessere.</w:t>
      </w:r>
    </w:p>
    <w:tbl>
      <w:tblPr>
        <w:tblStyle w:val="Grigliatabella"/>
        <w:tblW w:w="0" w:type="auto"/>
        <w:tblInd w:w="1056" w:type="dxa"/>
        <w:tblLayout w:type="fixed"/>
        <w:tblLook w:val="04A0" w:firstRow="1" w:lastRow="0" w:firstColumn="1" w:lastColumn="0" w:noHBand="0" w:noVBand="1"/>
      </w:tblPr>
      <w:tblGrid>
        <w:gridCol w:w="3192"/>
        <w:gridCol w:w="3544"/>
      </w:tblGrid>
      <w:tr w:rsidR="00EA472E" w14:paraId="4054B9B4" w14:textId="77777777" w:rsidTr="00457C3C">
        <w:tc>
          <w:tcPr>
            <w:tcW w:w="3192" w:type="dxa"/>
            <w:tcBorders>
              <w:top w:val="nil"/>
              <w:left w:val="nil"/>
              <w:bottom w:val="nil"/>
              <w:right w:val="nil"/>
            </w:tcBorders>
          </w:tcPr>
          <w:p w14:paraId="3CD3655C" w14:textId="77777777" w:rsidR="00EA472E" w:rsidRDefault="00EA472E" w:rsidP="00457C3C">
            <w:pPr>
              <w:pStyle w:val="img"/>
              <w:ind w:left="0"/>
            </w:pPr>
            <w:r>
              <w:t>Immagine 3: LevelSelectionPage</w:t>
            </w:r>
          </w:p>
          <w:p w14:paraId="14E44EA5" w14:textId="77777777" w:rsidR="00EA472E" w:rsidRDefault="00EA472E" w:rsidP="00457C3C">
            <w:pPr>
              <w:pStyle w:val="Ttesto"/>
              <w:ind w:left="0"/>
            </w:pPr>
            <w:r>
              <w:rPr>
                <w:noProof/>
              </w:rPr>
              <w:drawing>
                <wp:inline distT="0" distB="0" distL="0" distR="0" wp14:anchorId="0D64F5BA" wp14:editId="6CDCC95E">
                  <wp:extent cx="1620000" cy="2880000"/>
                  <wp:effectExtent l="0" t="0" r="0" b="0"/>
                  <wp:docPr id="168811007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10070" name="Immagin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15A9C9B7" w14:textId="77777777" w:rsidR="00EA472E" w:rsidRDefault="00EA472E" w:rsidP="00457C3C">
            <w:pPr>
              <w:pStyle w:val="Fonte"/>
              <w:ind w:left="0"/>
            </w:pPr>
            <w:r>
              <w:t>Fonte: MindEase</w:t>
            </w:r>
          </w:p>
        </w:tc>
        <w:tc>
          <w:tcPr>
            <w:tcW w:w="3544" w:type="dxa"/>
            <w:tcBorders>
              <w:top w:val="nil"/>
              <w:left w:val="nil"/>
              <w:bottom w:val="nil"/>
              <w:right w:val="nil"/>
            </w:tcBorders>
          </w:tcPr>
          <w:p w14:paraId="2DAC26AE" w14:textId="77777777" w:rsidR="00EA472E" w:rsidRDefault="00EA472E" w:rsidP="00457C3C">
            <w:pPr>
              <w:pStyle w:val="img"/>
            </w:pPr>
            <w:r>
              <w:rPr>
                <w:noProof/>
              </w:rPr>
              <w:t>Immagine 4:</w:t>
            </w:r>
            <w:r>
              <w:t xml:space="preserve"> LevelPage</w:t>
            </w:r>
            <w:r>
              <w:rPr>
                <w:noProof/>
              </w:rPr>
              <w:br/>
            </w:r>
            <w:r>
              <w:rPr>
                <w:noProof/>
              </w:rPr>
              <w:drawing>
                <wp:inline distT="0" distB="0" distL="0" distR="0" wp14:anchorId="56506734" wp14:editId="00342E31">
                  <wp:extent cx="1620000" cy="2880000"/>
                  <wp:effectExtent l="0" t="0" r="0" b="0"/>
                  <wp:docPr id="17600940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40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0113C757" w14:textId="45982001" w:rsidR="00783D5B" w:rsidRPr="001D01C4" w:rsidRDefault="00EA472E" w:rsidP="00215566">
      <w:pPr>
        <w:pStyle w:val="Ttesto"/>
        <w:ind w:left="1056"/>
      </w:pPr>
      <w:r w:rsidRPr="00EA472E">
        <w:t>Per gestire il gioco è stato creato il data</w:t>
      </w:r>
      <w:r w:rsidR="008A217E">
        <w:t>set</w:t>
      </w:r>
      <w:r w:rsidRPr="00EA472E">
        <w:t xml:space="preserve"> Mindfulness_DB, che</w:t>
      </w:r>
      <w:r w:rsidR="004A5761">
        <w:t xml:space="preserve"> tiene</w:t>
      </w:r>
      <w:r w:rsidRPr="00EA472E">
        <w:t xml:space="preserve"> traccia </w:t>
      </w:r>
      <w:r w:rsidR="004A5761">
        <w:t>delle progressioni degli</w:t>
      </w:r>
      <w:r w:rsidRPr="00EA472E">
        <w:t xml:space="preserve"> utenti tramite il loro nickname, la data di completamento dei livelli e i livelli superati. Questo consente una gestione più </w:t>
      </w:r>
      <w:r w:rsidRPr="00EA472E">
        <w:lastRenderedPageBreak/>
        <w:t>precisa e personalizzata, poiché i dati sono memorizzati per ogni utente anziché per dispositivo.</w:t>
      </w:r>
    </w:p>
    <w:p w14:paraId="7FF4ACEA" w14:textId="48F79F9A" w:rsidR="00FF079D" w:rsidRDefault="00505F55" w:rsidP="005B383C">
      <w:pPr>
        <w:pStyle w:val="Tsottopara"/>
      </w:pPr>
      <w:bookmarkStart w:id="407" w:name="_Toc175647192"/>
      <w:r>
        <w:t>LevelPage</w:t>
      </w:r>
      <w:bookmarkEnd w:id="407"/>
    </w:p>
    <w:p w14:paraId="08EFB84A" w14:textId="22747FC6" w:rsidR="00505F55" w:rsidRDefault="00735368" w:rsidP="00505F55">
      <w:pPr>
        <w:pStyle w:val="Ttesto"/>
        <w:ind w:left="1056"/>
      </w:pPr>
      <w:r w:rsidRPr="00735368">
        <w:t xml:space="preserve">La </w:t>
      </w:r>
      <w:r w:rsidRPr="0042112F">
        <w:t>LevelPage</w:t>
      </w:r>
      <w:r w:rsidR="0042112F">
        <w:t xml:space="preserve"> (vedi Immagine 4)</w:t>
      </w:r>
      <w:r w:rsidRPr="00735368">
        <w:t xml:space="preserve"> è unica per ciascun livello e utilizza il provider </w:t>
      </w:r>
      <w:r w:rsidRPr="004945D5">
        <w:t>LevelInformation</w:t>
      </w:r>
      <w:r w:rsidRPr="00735368">
        <w:t xml:space="preserve"> per fornire il titolo e la descrizione specifici per il giorno in corso. La pagina è strutturata con uno switch-case per gestire i 30 giorni, ciascuno con diversi obiettivi di mindfulness da completare quotidianamente. Se l'utente seleziona la checkbox, il sistema riconosce che l'obiettivo è stato completato correttamente, sbloccando così il livello successivo</w:t>
      </w:r>
      <w:r w:rsidR="00EA472E">
        <w:t xml:space="preserve"> e memorizzando il superamento nel dataset</w:t>
      </w:r>
      <w:r w:rsidRPr="00735368">
        <w:t>.</w:t>
      </w:r>
    </w:p>
    <w:p w14:paraId="5F699BFC" w14:textId="3652F209" w:rsidR="00E71DC5" w:rsidRDefault="00B17CD6" w:rsidP="005B383C">
      <w:pPr>
        <w:pStyle w:val="Tsottopara"/>
      </w:pPr>
      <w:bookmarkStart w:id="408" w:name="_Toc175647193"/>
      <w:r>
        <w:t>EasePage</w:t>
      </w:r>
      <w:bookmarkEnd w:id="408"/>
    </w:p>
    <w:p w14:paraId="5F5936D5" w14:textId="77777777" w:rsidR="00C76A69" w:rsidRDefault="001E152F" w:rsidP="001E152F">
      <w:pPr>
        <w:pStyle w:val="Ttesto"/>
        <w:ind w:left="1056"/>
      </w:pPr>
      <w:r w:rsidRPr="001E152F">
        <w:t>La EasePage</w:t>
      </w:r>
      <w:r w:rsidR="00CB4384">
        <w:t>(vedi immagine 5)</w:t>
      </w:r>
      <w:r w:rsidRPr="001E152F">
        <w:t xml:space="preserve"> è dedicata al sollievo e al benessere dell'utente, offrendo una serie di pratiche ed esercizi progettati per facilitare il rilassamento e ridurre lo stress. </w:t>
      </w:r>
    </w:p>
    <w:tbl>
      <w:tblPr>
        <w:tblStyle w:val="Grigliatabella"/>
        <w:tblW w:w="0" w:type="auto"/>
        <w:tblInd w:w="1056" w:type="dxa"/>
        <w:tblLayout w:type="fixed"/>
        <w:tblLook w:val="04A0" w:firstRow="1" w:lastRow="0" w:firstColumn="1" w:lastColumn="0" w:noHBand="0" w:noVBand="1"/>
      </w:tblPr>
      <w:tblGrid>
        <w:gridCol w:w="3192"/>
        <w:gridCol w:w="3544"/>
      </w:tblGrid>
      <w:tr w:rsidR="00C76A69" w14:paraId="24175EAB" w14:textId="77777777" w:rsidTr="00457C3C">
        <w:tc>
          <w:tcPr>
            <w:tcW w:w="3192" w:type="dxa"/>
            <w:tcBorders>
              <w:top w:val="nil"/>
              <w:left w:val="nil"/>
              <w:bottom w:val="nil"/>
              <w:right w:val="nil"/>
            </w:tcBorders>
          </w:tcPr>
          <w:p w14:paraId="7C99701A" w14:textId="77777777" w:rsidR="00C76A69" w:rsidRDefault="00C76A69" w:rsidP="00457C3C">
            <w:pPr>
              <w:pStyle w:val="img"/>
              <w:ind w:left="0"/>
              <w:rPr>
                <w:ins w:id="409" w:author="LARA LONGHI" w:date="2024-08-07T10:40:00Z" w16du:dateUtc="2024-08-07T08:40:00Z"/>
              </w:rPr>
            </w:pPr>
            <w:ins w:id="410" w:author="LARA LONGHI" w:date="2024-08-07T10:40:00Z" w16du:dateUtc="2024-08-07T08:40:00Z">
              <w:r>
                <w:t>Immagine 5: EasePage</w:t>
              </w:r>
            </w:ins>
          </w:p>
          <w:p w14:paraId="256E96C6" w14:textId="77777777" w:rsidR="00C76A69" w:rsidRDefault="00C76A69" w:rsidP="00457C3C">
            <w:pPr>
              <w:pStyle w:val="Ttesto"/>
              <w:ind w:left="0"/>
              <w:rPr>
                <w:ins w:id="411" w:author="LARA LONGHI" w:date="2024-08-07T10:40:00Z" w16du:dateUtc="2024-08-07T08:40:00Z"/>
              </w:rPr>
            </w:pPr>
            <w:ins w:id="412" w:author="LARA LONGHI" w:date="2024-08-07T10:40:00Z" w16du:dateUtc="2024-08-07T08:40:00Z">
              <w:r>
                <w:rPr>
                  <w:noProof/>
                </w:rPr>
                <w:drawing>
                  <wp:inline distT="0" distB="0" distL="0" distR="0" wp14:anchorId="2F97842A" wp14:editId="62B60204">
                    <wp:extent cx="1620000" cy="2880000"/>
                    <wp:effectExtent l="0" t="0" r="0" b="0"/>
                    <wp:docPr id="930174423" name="Immagine 18" descr="Immagine che contiene testo, schermata,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74423" name="Immagine 18" descr="Immagine che contiene testo, schermata, Viso umano&#10;&#10;Descrizione generat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1E9AF130" w14:textId="77777777" w:rsidR="00C76A69" w:rsidRDefault="00C76A69" w:rsidP="00457C3C">
            <w:pPr>
              <w:pStyle w:val="Fonte"/>
              <w:ind w:left="0"/>
            </w:pPr>
            <w:ins w:id="413" w:author="LARA LONGHI" w:date="2024-08-07T10:40:00Z" w16du:dateUtc="2024-08-07T08:40:00Z">
              <w:r>
                <w:t>Fonte: MindEase</w:t>
              </w:r>
            </w:ins>
          </w:p>
        </w:tc>
        <w:tc>
          <w:tcPr>
            <w:tcW w:w="3544" w:type="dxa"/>
            <w:tcBorders>
              <w:top w:val="nil"/>
              <w:left w:val="nil"/>
              <w:bottom w:val="nil"/>
              <w:right w:val="nil"/>
            </w:tcBorders>
          </w:tcPr>
          <w:p w14:paraId="39238E50" w14:textId="77777777" w:rsidR="00C76A69" w:rsidRDefault="00C76A69" w:rsidP="00457C3C">
            <w:pPr>
              <w:pStyle w:val="img"/>
            </w:pPr>
            <w:ins w:id="414" w:author="LARA LONGHI" w:date="2024-08-07T10:40:00Z" w16du:dateUtc="2024-08-07T08:40:00Z">
              <w:r>
                <w:rPr>
                  <w:noProof/>
                </w:rPr>
                <w:t>Immagine 6:</w:t>
              </w:r>
              <w:r>
                <w:t xml:space="preserve"> SoundPage</w:t>
              </w:r>
              <w:r>
                <w:rPr>
                  <w:noProof/>
                </w:rPr>
                <w:br/>
              </w:r>
              <w:r>
                <w:rPr>
                  <w:noProof/>
                </w:rPr>
                <w:drawing>
                  <wp:inline distT="0" distB="0" distL="0" distR="0" wp14:anchorId="7B784D95" wp14:editId="6B21C2B5">
                    <wp:extent cx="1620000" cy="2880000"/>
                    <wp:effectExtent l="0" t="0" r="0" b="0"/>
                    <wp:docPr id="866881831"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1831" name="Immagine 19" descr="Immagine che contiene testo, schermata, numero, Carattere&#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9EDEE0" w14:textId="77A3BB66" w:rsidR="001E152F" w:rsidRPr="001E152F" w:rsidRDefault="001E152F" w:rsidP="001E152F">
      <w:pPr>
        <w:pStyle w:val="Ttesto"/>
        <w:ind w:left="1056"/>
      </w:pPr>
      <w:r w:rsidRPr="001E152F">
        <w:t>In questa pagina, gli utenti possono accedere a tre principali categorie di esercizi:</w:t>
      </w:r>
    </w:p>
    <w:p w14:paraId="4DD8FEB5" w14:textId="6D58F426" w:rsidR="001E152F" w:rsidRPr="001E152F" w:rsidRDefault="001E152F" w:rsidP="001E152F">
      <w:pPr>
        <w:pStyle w:val="Ttesto"/>
        <w:numPr>
          <w:ilvl w:val="0"/>
          <w:numId w:val="34"/>
        </w:numPr>
      </w:pPr>
      <w:r w:rsidRPr="001E152F">
        <w:t>Meditazione: Sessioni guidate per aiutare l'utente a concentrarsi e trovare tranquillità.</w:t>
      </w:r>
    </w:p>
    <w:p w14:paraId="18B03C99" w14:textId="49212196" w:rsidR="001E152F" w:rsidRPr="001E152F" w:rsidRDefault="001E152F" w:rsidP="001E152F">
      <w:pPr>
        <w:pStyle w:val="Ttesto"/>
        <w:numPr>
          <w:ilvl w:val="0"/>
          <w:numId w:val="34"/>
        </w:numPr>
      </w:pPr>
      <w:r w:rsidRPr="001E152F">
        <w:lastRenderedPageBreak/>
        <w:t>Respirazione: Esercizi mirati a migliorare il controllo della respirazione e promuovere il rilassamento.</w:t>
      </w:r>
    </w:p>
    <w:p w14:paraId="3C118110" w14:textId="041224FD" w:rsidR="001E152F" w:rsidRDefault="001E152F" w:rsidP="001E152F">
      <w:pPr>
        <w:pStyle w:val="Ttesto"/>
        <w:numPr>
          <w:ilvl w:val="0"/>
          <w:numId w:val="34"/>
        </w:numPr>
      </w:pPr>
      <w:r w:rsidRPr="001E152F">
        <w:t>Suoni Rilassanti: Registrazioni audio progettate per creare un ambiente calmante e favorire il relax.</w:t>
      </w:r>
    </w:p>
    <w:p w14:paraId="3E91D589" w14:textId="77777777" w:rsidR="004B22A0" w:rsidRDefault="004B22A0" w:rsidP="005B383C">
      <w:pPr>
        <w:pStyle w:val="Tsottopara"/>
      </w:pPr>
      <w:bookmarkStart w:id="415" w:name="_Toc175647194"/>
      <w:r>
        <w:t>SoundPage</w:t>
      </w:r>
      <w:bookmarkEnd w:id="415"/>
    </w:p>
    <w:p w14:paraId="52AA2B62" w14:textId="77777777" w:rsidR="004369F8" w:rsidRDefault="00CB4384" w:rsidP="00CB4384">
      <w:pPr>
        <w:pStyle w:val="Ttesto"/>
        <w:ind w:left="1056"/>
        <w:rPr>
          <w:ins w:id="416" w:author="LARA LONGHI" w:date="2024-08-02T12:38:00Z" w16du:dateUtc="2024-08-02T10:38:00Z"/>
        </w:rPr>
      </w:pPr>
      <w:r w:rsidRPr="00CB4384">
        <w:t>La SoundPage</w:t>
      </w:r>
      <w:r>
        <w:t xml:space="preserve"> (vedi immagine 6)</w:t>
      </w:r>
      <w:r w:rsidRPr="00CB4384">
        <w:t xml:space="preserve"> consente agli utenti di selezionare un suono di loro scelta per ascoltarlo.</w:t>
      </w:r>
    </w:p>
    <w:p w14:paraId="4D696BA6" w14:textId="668CCE2F" w:rsidR="00CB4384" w:rsidRPr="00CB4384" w:rsidRDefault="00CB4384" w:rsidP="00CB4384">
      <w:pPr>
        <w:pStyle w:val="Ttesto"/>
        <w:ind w:left="1056"/>
      </w:pPr>
      <w:del w:id="417" w:author="LARA LONGHI" w:date="2024-08-02T12:38:00Z" w16du:dateUtc="2024-08-02T10:38:00Z">
        <w:r w:rsidRPr="00CB4384" w:rsidDel="004369F8">
          <w:delText xml:space="preserve"> </w:delText>
        </w:r>
      </w:del>
      <w:r w:rsidRPr="00CB4384">
        <w:t>Premendo il pulsante "Play", l'utente viene indirizzato alla PlaySoundPage</w:t>
      </w:r>
      <w:r>
        <w:t xml:space="preserve"> (vedi immagine 7)</w:t>
      </w:r>
      <w:r w:rsidRPr="00CB4384">
        <w:t>, dove possono controllare la riproduzione del suono selezionato. Le funzioni disponibili includono:</w:t>
      </w:r>
    </w:p>
    <w:p w14:paraId="605398FE" w14:textId="68032462" w:rsidR="00CB4384" w:rsidRPr="00CB4384" w:rsidRDefault="00CB4384" w:rsidP="00CB4384">
      <w:pPr>
        <w:pStyle w:val="Ttesto"/>
        <w:numPr>
          <w:ilvl w:val="0"/>
          <w:numId w:val="34"/>
        </w:numPr>
      </w:pPr>
      <w:r w:rsidRPr="00CB4384">
        <w:t xml:space="preserve">Avvio e </w:t>
      </w:r>
      <w:ins w:id="418" w:author="Mauro Pelucchi" w:date="2024-08-02T06:57:00Z">
        <w:r w:rsidR="6ADE9392">
          <w:t>i</w:t>
        </w:r>
      </w:ins>
      <w:del w:id="419" w:author="Mauro Pelucchi" w:date="2024-08-02T06:57:00Z">
        <w:r w:rsidRPr="00CB4384">
          <w:delText>I</w:delText>
        </w:r>
      </w:del>
      <w:r w:rsidRPr="00CB4384">
        <w:t>nterruzione: L'utente può avviare o fermare la riproduzione del suono.</w:t>
      </w:r>
    </w:p>
    <w:p w14:paraId="02213260" w14:textId="718F8AC8" w:rsidR="00CB4384" w:rsidRPr="00CB4384" w:rsidRDefault="00CB4384" w:rsidP="00CB4384">
      <w:pPr>
        <w:pStyle w:val="Ttesto"/>
        <w:numPr>
          <w:ilvl w:val="0"/>
          <w:numId w:val="34"/>
        </w:numPr>
      </w:pPr>
      <w:r w:rsidRPr="00CB4384">
        <w:t xml:space="preserve">Navigazione dei </w:t>
      </w:r>
      <w:ins w:id="420" w:author="Mauro Pelucchi" w:date="2024-08-02T06:57:00Z">
        <w:r w:rsidR="2886CE46">
          <w:t>s</w:t>
        </w:r>
      </w:ins>
      <w:del w:id="421" w:author="Mauro Pelucchi" w:date="2024-08-02T06:57:00Z">
        <w:r w:rsidRPr="00CB4384">
          <w:delText>S</w:delText>
        </w:r>
      </w:del>
      <w:r w:rsidRPr="00CB4384">
        <w:t>uoni: Possibilità di passare al suono precedente o successivo.</w:t>
      </w:r>
    </w:p>
    <w:p w14:paraId="4E964825" w14:textId="686775BA" w:rsidR="00CB4384" w:rsidRPr="00CB4384" w:rsidRDefault="00CB4384" w:rsidP="00CB4384">
      <w:pPr>
        <w:pStyle w:val="Ttesto"/>
        <w:numPr>
          <w:ilvl w:val="0"/>
          <w:numId w:val="34"/>
        </w:numPr>
      </w:pPr>
      <w:r w:rsidRPr="00CB4384">
        <w:t xml:space="preserve">Barra di </w:t>
      </w:r>
      <w:ins w:id="422" w:author="Mauro Pelucchi" w:date="2024-08-02T06:57:00Z">
        <w:r w:rsidR="3B42E1D1">
          <w:t>a</w:t>
        </w:r>
      </w:ins>
      <w:del w:id="423" w:author="Mauro Pelucchi" w:date="2024-08-02T06:57:00Z">
        <w:r w:rsidRPr="00CB4384">
          <w:delText>A</w:delText>
        </w:r>
      </w:del>
      <w:r w:rsidRPr="00CB4384">
        <w:t>vanzamento: Una barra che mostra la durata totale e il tempo rimanente del suono in riproduzione.</w:t>
      </w:r>
    </w:p>
    <w:p w14:paraId="765A80EB" w14:textId="77777777" w:rsidR="00CB4384" w:rsidRDefault="00CB4384" w:rsidP="00CB4384">
      <w:pPr>
        <w:pStyle w:val="Ttesto"/>
        <w:ind w:left="1056"/>
        <w:rPr>
          <w:ins w:id="424" w:author="LARA LONGHI" w:date="2024-08-07T10:40:00Z" w16du:dateUtc="2024-08-07T08:40:00Z"/>
        </w:rPr>
      </w:pPr>
      <w:r w:rsidRPr="00CB4384">
        <w:t>Questa pagina offre un'interfaccia intuitiva per gestire l'ascolto dei suoni e migliorare l'esperienza di rilassamento dell'utente.</w:t>
      </w:r>
    </w:p>
    <w:p w14:paraId="51824742" w14:textId="5674A447" w:rsidR="0052112F" w:rsidDel="00DC1F42" w:rsidRDefault="0052112F" w:rsidP="00CB4384">
      <w:pPr>
        <w:pStyle w:val="Ttesto"/>
        <w:ind w:left="1056"/>
        <w:rPr>
          <w:del w:id="425" w:author="LARA LONGHI" w:date="2024-08-07T10:41:00Z" w16du:dateUtc="2024-08-07T08:41:00Z"/>
        </w:rPr>
      </w:pPr>
      <w:bookmarkStart w:id="426" w:name="_Toc173919896"/>
      <w:bookmarkStart w:id="427" w:name="_Toc173920069"/>
      <w:bookmarkStart w:id="428" w:name="_Toc173921269"/>
      <w:bookmarkStart w:id="429" w:name="_Toc173922374"/>
      <w:bookmarkStart w:id="430" w:name="_Toc173929903"/>
      <w:bookmarkStart w:id="431" w:name="_Toc175647195"/>
      <w:bookmarkEnd w:id="426"/>
      <w:bookmarkEnd w:id="427"/>
      <w:bookmarkEnd w:id="428"/>
      <w:bookmarkEnd w:id="429"/>
      <w:bookmarkEnd w:id="430"/>
      <w:bookmarkEnd w:id="431"/>
    </w:p>
    <w:p w14:paraId="4349C4BF" w14:textId="409E00BF" w:rsidR="00461D63" w:rsidRDefault="00461D63" w:rsidP="005B383C">
      <w:pPr>
        <w:pStyle w:val="Tsottopara"/>
      </w:pPr>
      <w:bookmarkStart w:id="432" w:name="_Toc175647196"/>
      <w:r>
        <w:t>RespirationPage e MeditationPage</w:t>
      </w:r>
      <w:bookmarkEnd w:id="432"/>
    </w:p>
    <w:tbl>
      <w:tblPr>
        <w:tblStyle w:val="Grigliatabella"/>
        <w:tblW w:w="0" w:type="auto"/>
        <w:tblInd w:w="1056" w:type="dxa"/>
        <w:tblLayout w:type="fixed"/>
        <w:tblLook w:val="04A0" w:firstRow="1" w:lastRow="0" w:firstColumn="1" w:lastColumn="0" w:noHBand="0" w:noVBand="1"/>
      </w:tblPr>
      <w:tblGrid>
        <w:gridCol w:w="3192"/>
        <w:gridCol w:w="3544"/>
      </w:tblGrid>
      <w:tr w:rsidR="00D102F3" w14:paraId="50F67E7D" w14:textId="77777777" w:rsidTr="00AA0F72">
        <w:tc>
          <w:tcPr>
            <w:tcW w:w="3192" w:type="dxa"/>
            <w:tcBorders>
              <w:top w:val="nil"/>
              <w:left w:val="nil"/>
              <w:bottom w:val="nil"/>
              <w:right w:val="nil"/>
            </w:tcBorders>
          </w:tcPr>
          <w:p w14:paraId="6AE236E3" w14:textId="77777777" w:rsidR="00D102F3" w:rsidRDefault="00D102F3" w:rsidP="00457C3C">
            <w:pPr>
              <w:pStyle w:val="img"/>
              <w:ind w:left="0"/>
            </w:pPr>
            <w:r>
              <w:t>Immagine 7: PlaySoundPage</w:t>
            </w:r>
          </w:p>
          <w:p w14:paraId="2C47B790" w14:textId="3AA028D2" w:rsidR="00D102F3" w:rsidRDefault="00D102F3" w:rsidP="00AA0F72">
            <w:pPr>
              <w:pStyle w:val="Ttesto"/>
              <w:ind w:left="0"/>
            </w:pPr>
            <w:r>
              <w:rPr>
                <w:noProof/>
              </w:rPr>
              <w:drawing>
                <wp:inline distT="0" distB="0" distL="0" distR="0" wp14:anchorId="1B5F5ABA" wp14:editId="307EAA5E">
                  <wp:extent cx="1620000" cy="2880000"/>
                  <wp:effectExtent l="0" t="0" r="0" b="0"/>
                  <wp:docPr id="8074556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5564" name="Immagine 1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rsidR="00AA0F72">
              <w:rPr>
                <w:rStyle w:val="FonteCarattere"/>
              </w:rPr>
              <w:br/>
            </w:r>
            <w:r w:rsidRPr="00AA0F72">
              <w:rPr>
                <w:rStyle w:val="FonteCarattere"/>
              </w:rPr>
              <w:t>Fonte: MindEase</w:t>
            </w:r>
          </w:p>
        </w:tc>
        <w:tc>
          <w:tcPr>
            <w:tcW w:w="3544" w:type="dxa"/>
            <w:tcBorders>
              <w:top w:val="nil"/>
              <w:left w:val="nil"/>
              <w:bottom w:val="nil"/>
              <w:right w:val="nil"/>
            </w:tcBorders>
          </w:tcPr>
          <w:p w14:paraId="5659E016" w14:textId="77777777" w:rsidR="00D102F3" w:rsidRDefault="00D102F3" w:rsidP="00457C3C">
            <w:pPr>
              <w:pStyle w:val="img"/>
            </w:pPr>
            <w:r>
              <w:rPr>
                <w:noProof/>
              </w:rPr>
              <w:t>Immagine 8:</w:t>
            </w:r>
            <w:r>
              <w:t xml:space="preserve"> RespirationPage</w:t>
            </w:r>
            <w:r>
              <w:rPr>
                <w:noProof/>
              </w:rPr>
              <w:br/>
            </w:r>
            <w:r>
              <w:rPr>
                <w:noProof/>
              </w:rPr>
              <w:drawing>
                <wp:inline distT="0" distB="0" distL="0" distR="0" wp14:anchorId="0AE48CE5" wp14:editId="065A9AEA">
                  <wp:extent cx="1620000" cy="2880000"/>
                  <wp:effectExtent l="0" t="0" r="0" b="0"/>
                  <wp:docPr id="4884737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3750" name="Immagin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F48C776" w14:textId="5A307ADC" w:rsidR="00AA7FBE" w:rsidRDefault="00F14330" w:rsidP="00EB3772">
      <w:pPr>
        <w:pStyle w:val="Ttesto"/>
        <w:ind w:left="1056"/>
      </w:pPr>
      <w:r>
        <w:lastRenderedPageBreak/>
        <w:t>La pagina dedicata agli esercizi di respirazione</w:t>
      </w:r>
      <w:r w:rsidR="00EB3772">
        <w:t xml:space="preserve"> (vedi immagine 8)</w:t>
      </w:r>
      <w:r>
        <w:t xml:space="preserve"> presenta la medesima struttura  della pagina degli esercizi di meditazione. </w:t>
      </w:r>
    </w:p>
    <w:p w14:paraId="43DEDE41" w14:textId="77777777" w:rsidR="00796E90" w:rsidRDefault="00796E90" w:rsidP="00796E90">
      <w:pPr>
        <w:pStyle w:val="Ttesto"/>
        <w:ind w:left="1056"/>
      </w:pPr>
      <w:r>
        <w:t>Entrambe le pagine sono progettate per offrire agli utenti una selezione di contenuti video provenienti da YouTube. Gli utenti possono riprodurre i video direttamente nella pagina senza dover uscire dall'app. Questa integrazione facilita l'accesso immediato ai contenuti e permette una fruizione continua e senza interruzioni degli esercizi di respirazione.</w:t>
      </w:r>
    </w:p>
    <w:p w14:paraId="09B42705" w14:textId="0C467B6C" w:rsidR="00134A39" w:rsidRDefault="000D02FD" w:rsidP="005B383C">
      <w:pPr>
        <w:pStyle w:val="Tsottopara"/>
      </w:pPr>
      <w:bookmarkStart w:id="433" w:name="_Toc175647197"/>
      <w:r>
        <w:t>SupportoPage</w:t>
      </w:r>
      <w:bookmarkEnd w:id="433"/>
    </w:p>
    <w:p w14:paraId="762535A8" w14:textId="392AE6B0" w:rsidR="00055926" w:rsidRDefault="00055926" w:rsidP="00055926">
      <w:pPr>
        <w:pStyle w:val="Ttesto"/>
        <w:ind w:left="1056"/>
      </w:pPr>
      <w:r w:rsidRPr="00055926">
        <w:t xml:space="preserve">La </w:t>
      </w:r>
      <w:r>
        <w:rPr>
          <w:rStyle w:val="Enfasigrassetto"/>
          <w:b w:val="0"/>
          <w:bCs w:val="0"/>
        </w:rPr>
        <w:t>schermata di supporto</w:t>
      </w:r>
      <w:r w:rsidR="00591BA6">
        <w:rPr>
          <w:rStyle w:val="Enfasigrassetto"/>
          <w:b w:val="0"/>
          <w:bCs w:val="0"/>
        </w:rPr>
        <w:t xml:space="preserve"> (vedi immagine 9)</w:t>
      </w:r>
      <w:r w:rsidRPr="00055926">
        <w:t xml:space="preserve"> è progettata per fornire assistenza immediata agli utenti, offrendo supporto nei momenti di difficoltà e complessità. Questa pagina ha come obiettivo principale quello di rendere l'utente più a suo agio e di fornire aiuto tempestivo quando necessario.</w:t>
      </w:r>
    </w:p>
    <w:p w14:paraId="0C885E81" w14:textId="76DE701D" w:rsidR="00055926" w:rsidRDefault="00055926" w:rsidP="00055926">
      <w:pPr>
        <w:pStyle w:val="Ttesto"/>
        <w:ind w:left="1056"/>
      </w:pPr>
      <w:r w:rsidRPr="00055926">
        <w:t>Per migliorare l'esperienza utente e rendere la pagina più accogliente, è disponibile la possibilità di scegliere un tema personalizzato con una mascotte a piacimento</w:t>
      </w:r>
      <w:r w:rsidR="00591BA6">
        <w:t xml:space="preserve"> (vedi immagine 10)</w:t>
      </w:r>
      <w:r w:rsidRPr="00055926">
        <w:t>. Questa personalizzazione visiva è pensata per creare un ambiente più amichevole e rassicurante per l'utente, contribuendo a farlo sentire più a suo agio durante la navigazione nella pagina di supporto.</w:t>
      </w:r>
    </w:p>
    <w:p w14:paraId="40DC7014" w14:textId="3D92E1CD" w:rsidR="00BB3697" w:rsidRDefault="00055926" w:rsidP="00BB3697">
      <w:pPr>
        <w:pStyle w:val="Ttesto"/>
        <w:ind w:left="1056"/>
      </w:pPr>
      <w:commentRangeStart w:id="434"/>
      <w:r w:rsidRPr="00055926">
        <w:t xml:space="preserve">Attualmente, il sistema di chat della </w:t>
      </w:r>
      <w:r w:rsidRPr="00055926">
        <w:rPr>
          <w:rStyle w:val="Enfasigrassetto"/>
          <w:b w:val="0"/>
          <w:bCs w:val="0"/>
        </w:rPr>
        <w:t>SupportoPage</w:t>
      </w:r>
      <w:r w:rsidRPr="00055926">
        <w:t xml:space="preserve"> è basato su un set di messaggi preconfigurati. Questi messaggi sono progettati per rispondere a specifiche parole chiave che l'utente potrebbe inserire nella chat. Se la chat non riconosce le parole inserite o non trova una corrispondenza adeguata, vengono forniti messaggi casuali destinati a offrire conforto e sollievo all'utente.</w:t>
      </w:r>
      <w:r w:rsidR="00BB3697">
        <w:t xml:space="preserve"> Per maggiori informazioni sul codice utilizzato vedi appendice B.</w:t>
      </w:r>
    </w:p>
    <w:p w14:paraId="5B5968D0" w14:textId="31A4856F" w:rsidR="00055926" w:rsidRDefault="00CE252C" w:rsidP="00055926">
      <w:pPr>
        <w:pStyle w:val="Ttesto"/>
        <w:ind w:left="1056"/>
      </w:pPr>
      <w:r w:rsidRPr="00CE252C">
        <w:t>In futuro, è previsto un aggiornamento della pagina che includerà l'implementazione di tecnologie avanzate di intelligenza artificiale. Questo sviluppo renderà la chat più naturale e fluida, grazie a un'AI capace di fornire risposte più umane e specifiche in base alle domande dell'utente. Di conseguenza, l'interazione e la qualità del supporto offerto miglioreranno notevolmente.</w:t>
      </w:r>
      <w:r w:rsidR="00055926" w:rsidRPr="00055926">
        <w:t xml:space="preserve"> </w:t>
      </w:r>
      <w:commentRangeEnd w:id="434"/>
      <w:r w:rsidR="00055926">
        <w:commentReference w:id="434"/>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256022DE" w14:textId="77777777" w:rsidTr="00457C3C">
        <w:tc>
          <w:tcPr>
            <w:tcW w:w="3192" w:type="dxa"/>
            <w:tcBorders>
              <w:top w:val="nil"/>
              <w:left w:val="nil"/>
              <w:bottom w:val="nil"/>
              <w:right w:val="nil"/>
            </w:tcBorders>
          </w:tcPr>
          <w:p w14:paraId="1A7DF787" w14:textId="77777777" w:rsidR="00BB3697" w:rsidRDefault="00BB3697" w:rsidP="00457C3C">
            <w:pPr>
              <w:pStyle w:val="img"/>
              <w:ind w:left="0"/>
            </w:pPr>
            <w:r>
              <w:lastRenderedPageBreak/>
              <w:t>Immagine 9: SupportoPage</w:t>
            </w:r>
          </w:p>
          <w:p w14:paraId="6D8DBB33" w14:textId="77777777" w:rsidR="00BB3697" w:rsidRDefault="00BB3697" w:rsidP="00457C3C">
            <w:pPr>
              <w:pStyle w:val="Ttesto"/>
              <w:ind w:left="0"/>
            </w:pPr>
            <w:r>
              <w:rPr>
                <w:noProof/>
              </w:rPr>
              <w:drawing>
                <wp:inline distT="0" distB="0" distL="0" distR="0" wp14:anchorId="74267603" wp14:editId="0935881C">
                  <wp:extent cx="1620000" cy="2880000"/>
                  <wp:effectExtent l="0" t="0" r="0" b="0"/>
                  <wp:docPr id="1138772285" name="Immagine 18" descr="Immagine che contiene Viso umano, schermata,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2285" name="Immagine 18" descr="Immagine che contiene Viso umano, schermata, testo, persona&#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71538677" w14:textId="77777777" w:rsidR="00BB3697" w:rsidRDefault="00BB3697" w:rsidP="00457C3C">
            <w:pPr>
              <w:pStyle w:val="Fonte"/>
              <w:ind w:left="0"/>
            </w:pPr>
            <w:r>
              <w:t>Fonte: MindEase</w:t>
            </w:r>
          </w:p>
        </w:tc>
        <w:tc>
          <w:tcPr>
            <w:tcW w:w="3544" w:type="dxa"/>
            <w:tcBorders>
              <w:top w:val="nil"/>
              <w:left w:val="nil"/>
              <w:bottom w:val="nil"/>
              <w:right w:val="nil"/>
            </w:tcBorders>
          </w:tcPr>
          <w:p w14:paraId="2C5A75A6" w14:textId="77777777" w:rsidR="00BB3697" w:rsidRDefault="00BB3697" w:rsidP="00457C3C">
            <w:pPr>
              <w:pStyle w:val="img"/>
            </w:pPr>
            <w:r>
              <w:rPr>
                <w:noProof/>
              </w:rPr>
              <w:t>Immagine 10:</w:t>
            </w:r>
            <w:r>
              <w:t xml:space="preserve"> </w:t>
            </w:r>
            <w:r w:rsidRPr="00591BA6">
              <w:t>ThemeSelectionPage</w:t>
            </w:r>
            <w:r>
              <w:rPr>
                <w:noProof/>
              </w:rPr>
              <w:br/>
            </w:r>
            <w:r>
              <w:rPr>
                <w:noProof/>
              </w:rPr>
              <w:drawing>
                <wp:inline distT="0" distB="0" distL="0" distR="0" wp14:anchorId="0E2CC9B4" wp14:editId="5C039C3E">
                  <wp:extent cx="1620000" cy="2880000"/>
                  <wp:effectExtent l="0" t="0" r="0" b="0"/>
                  <wp:docPr id="175614174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1743" name="Immagine 1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2D245E23" w14:textId="20B9BBC2" w:rsidR="000D02FD" w:rsidRDefault="000D02FD" w:rsidP="005B383C">
      <w:pPr>
        <w:pStyle w:val="Tsottopara"/>
      </w:pPr>
      <w:bookmarkStart w:id="435" w:name="_Toc175647198"/>
      <w:r>
        <w:t>Profile</w:t>
      </w:r>
      <w:r w:rsidR="006A4E22">
        <w:t>Page</w:t>
      </w:r>
      <w:bookmarkEnd w:id="435"/>
    </w:p>
    <w:p w14:paraId="7A3228DC" w14:textId="77777777" w:rsidR="004369F8" w:rsidRDefault="00967F32" w:rsidP="00967F32">
      <w:pPr>
        <w:pStyle w:val="Ttesto"/>
        <w:ind w:left="1056"/>
        <w:rPr>
          <w:ins w:id="436" w:author="LARA LONGHI" w:date="2024-08-02T12:39:00Z" w16du:dateUtc="2024-08-02T10:39:00Z"/>
        </w:rPr>
      </w:pPr>
      <w:r w:rsidRPr="00967F32">
        <w:t>La ProfilePage</w:t>
      </w:r>
      <w:r>
        <w:t xml:space="preserve"> </w:t>
      </w:r>
      <w:r w:rsidRPr="00967F32">
        <w:t>(vedi immagine 1</w:t>
      </w:r>
      <w:r>
        <w:t>1</w:t>
      </w:r>
      <w:r w:rsidRPr="00967F32">
        <w:t>) offre agli utenti una panoramica completa del loro profilo personale, con diverse caratteristiche chiave che migliorano l'esperienza utente e favoriscono il monitoraggio delle proprie emozioni e obiettivi.</w:t>
      </w:r>
    </w:p>
    <w:p w14:paraId="435AE9E5" w14:textId="644EE480" w:rsidR="00967F32" w:rsidRPr="00967F32" w:rsidRDefault="00967F32" w:rsidP="00967F32">
      <w:pPr>
        <w:pStyle w:val="Ttesto"/>
        <w:ind w:left="1056"/>
      </w:pPr>
      <w:del w:id="437" w:author="LARA LONGHI" w:date="2024-08-02T12:39:00Z" w16du:dateUtc="2024-08-02T10:39:00Z">
        <w:r w:rsidRPr="00967F32" w:rsidDel="004369F8">
          <w:delText xml:space="preserve"> </w:delText>
        </w:r>
      </w:del>
      <w:r w:rsidRPr="00967F32">
        <w:t>Le principali caratteristiche della pagina sono:</w:t>
      </w:r>
    </w:p>
    <w:p w14:paraId="11CBC70B" w14:textId="32B6FCF9" w:rsidR="00967F32" w:rsidRPr="00967F32" w:rsidRDefault="00967F32" w:rsidP="00967F32">
      <w:pPr>
        <w:pStyle w:val="Ttesto"/>
        <w:numPr>
          <w:ilvl w:val="0"/>
          <w:numId w:val="34"/>
        </w:numPr>
      </w:pPr>
      <w:r w:rsidRPr="00967F32">
        <w:t>Immagine del Profilo: Gli utenti possono visualizzare la loro immagine del profilo. Sotto l'immagine, viene mostrato il nickname dell'utente.</w:t>
      </w:r>
    </w:p>
    <w:p w14:paraId="519FA419" w14:textId="48A30F04" w:rsidR="00967F32" w:rsidRPr="00967F32" w:rsidRDefault="00967F32" w:rsidP="00967F32">
      <w:pPr>
        <w:pStyle w:val="Ttesto"/>
        <w:numPr>
          <w:ilvl w:val="0"/>
          <w:numId w:val="34"/>
        </w:numPr>
      </w:pPr>
      <w:r w:rsidRPr="00967F32">
        <w:t xml:space="preserve">Sezione "Obiettivi </w:t>
      </w:r>
      <w:r w:rsidR="000450D6">
        <w:t>r</w:t>
      </w:r>
      <w:r w:rsidRPr="00967F32">
        <w:t xml:space="preserve">aggiunti": Ispirata alla logica dei videogame, questa sezione contiene una serie di obiettivi che l'utente può raggiungere. Ogni obiettivo è legato </w:t>
      </w:r>
      <w:r w:rsidR="00AA7FBE">
        <w:t>a delle attività che puoi svolgere nell’app</w:t>
      </w:r>
      <w:r w:rsidR="008A217E">
        <w:t xml:space="preserve">. Attualmente sono riferiti </w:t>
      </w:r>
      <w:r w:rsidRPr="00967F32">
        <w:t>al numero di volte in cui l'utente registra le proprie emozioni</w:t>
      </w:r>
      <w:r w:rsidR="008A217E">
        <w:t xml:space="preserve"> e al numero di livelli di mindfulness che l’utente supera</w:t>
      </w:r>
      <w:r w:rsidRPr="00967F32">
        <w:t>. Al raggiungimento di un obiettivo, vengono sbloccati i relativi trofei, visibili all'interno di questa sezione.</w:t>
      </w:r>
    </w:p>
    <w:p w14:paraId="74672846" w14:textId="599ECDCF" w:rsidR="00967F32" w:rsidRPr="00967F32" w:rsidRDefault="00967F32" w:rsidP="00967F32">
      <w:pPr>
        <w:pStyle w:val="Ttesto"/>
        <w:numPr>
          <w:ilvl w:val="0"/>
          <w:numId w:val="34"/>
        </w:numPr>
      </w:pPr>
      <w:r w:rsidRPr="00967F32">
        <w:t xml:space="preserve">Sezione "Il </w:t>
      </w:r>
      <w:r w:rsidR="000450D6">
        <w:t>t</w:t>
      </w:r>
      <w:r w:rsidRPr="00967F32">
        <w:t xml:space="preserve">uo </w:t>
      </w:r>
      <w:r w:rsidR="000450D6">
        <w:t>u</w:t>
      </w:r>
      <w:r w:rsidRPr="00967F32">
        <w:t xml:space="preserve">more": Questa sezione offre una panoramica dell'emozione selezionata per la data odierna. A destra, l'utente può vedere l'emozione corrente, mentre a sinistra c'è un'icona cliccabile che porta alla </w:t>
      </w:r>
      <w:r w:rsidRPr="00967F32">
        <w:lastRenderedPageBreak/>
        <w:t>CalendarPage (vedi immagine 12). La CalendarPage mostra un calendario con tutte le emozioni registrate giornalmente, insieme ai sintomi associati.</w:t>
      </w:r>
    </w:p>
    <w:tbl>
      <w:tblPr>
        <w:tblStyle w:val="Grigliatabella"/>
        <w:tblW w:w="0" w:type="auto"/>
        <w:tblInd w:w="1056" w:type="dxa"/>
        <w:tblLayout w:type="fixed"/>
        <w:tblLook w:val="04A0" w:firstRow="1" w:lastRow="0" w:firstColumn="1" w:lastColumn="0" w:noHBand="0" w:noVBand="1"/>
      </w:tblPr>
      <w:tblGrid>
        <w:gridCol w:w="3192"/>
        <w:gridCol w:w="3544"/>
      </w:tblGrid>
      <w:tr w:rsidR="00BB3697" w14:paraId="434A103A" w14:textId="77777777" w:rsidTr="00457C3C">
        <w:tc>
          <w:tcPr>
            <w:tcW w:w="3192" w:type="dxa"/>
            <w:tcBorders>
              <w:top w:val="nil"/>
              <w:left w:val="nil"/>
              <w:bottom w:val="nil"/>
              <w:right w:val="nil"/>
            </w:tcBorders>
          </w:tcPr>
          <w:p w14:paraId="232CF227" w14:textId="77777777" w:rsidR="00BB3697" w:rsidRDefault="00BB3697" w:rsidP="00457C3C">
            <w:pPr>
              <w:pStyle w:val="img"/>
              <w:ind w:left="0"/>
              <w:rPr>
                <w:ins w:id="438" w:author="LARA LONGHI" w:date="2024-08-02T12:39:00Z" w16du:dateUtc="2024-08-02T10:39:00Z"/>
              </w:rPr>
            </w:pPr>
            <w:ins w:id="439" w:author="LARA LONGHI" w:date="2024-08-02T12:39:00Z" w16du:dateUtc="2024-08-02T10:39:00Z">
              <w:r>
                <w:t>Immagine 11: ProfilePage</w:t>
              </w:r>
            </w:ins>
          </w:p>
          <w:p w14:paraId="0E5275CC" w14:textId="77777777" w:rsidR="00BB3697" w:rsidRDefault="00BB3697" w:rsidP="00457C3C">
            <w:pPr>
              <w:pStyle w:val="Ttesto"/>
              <w:ind w:left="0"/>
              <w:rPr>
                <w:ins w:id="440" w:author="LARA LONGHI" w:date="2024-08-02T12:39:00Z" w16du:dateUtc="2024-08-02T10:39:00Z"/>
              </w:rPr>
            </w:pPr>
            <w:ins w:id="441" w:author="LARA LONGHI" w:date="2024-08-02T12:39:00Z" w16du:dateUtc="2024-08-02T10:39:00Z">
              <w:r>
                <w:rPr>
                  <w:noProof/>
                </w:rPr>
                <w:drawing>
                  <wp:inline distT="0" distB="0" distL="0" distR="0" wp14:anchorId="0B5D6C25" wp14:editId="58E426D3">
                    <wp:extent cx="1620000" cy="2880000"/>
                    <wp:effectExtent l="0" t="0" r="0" b="0"/>
                    <wp:docPr id="10956187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8735"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ins>
          </w:p>
          <w:p w14:paraId="0C7DCC5C" w14:textId="77777777" w:rsidR="00BB3697" w:rsidRDefault="00BB3697" w:rsidP="00457C3C">
            <w:pPr>
              <w:pStyle w:val="Fonte"/>
              <w:ind w:left="0"/>
            </w:pPr>
            <w:ins w:id="442" w:author="LARA LONGHI" w:date="2024-08-02T12:39:00Z" w16du:dateUtc="2024-08-02T10:39:00Z">
              <w:r>
                <w:t>Fonte: MindEase</w:t>
              </w:r>
            </w:ins>
          </w:p>
        </w:tc>
        <w:tc>
          <w:tcPr>
            <w:tcW w:w="3544" w:type="dxa"/>
            <w:tcBorders>
              <w:top w:val="nil"/>
              <w:left w:val="nil"/>
              <w:bottom w:val="nil"/>
              <w:right w:val="nil"/>
            </w:tcBorders>
          </w:tcPr>
          <w:p w14:paraId="51159035" w14:textId="77777777" w:rsidR="00BB3697" w:rsidRDefault="00BB3697" w:rsidP="00457C3C">
            <w:pPr>
              <w:pStyle w:val="img"/>
            </w:pPr>
            <w:ins w:id="443" w:author="LARA LONGHI" w:date="2024-08-02T12:39:00Z" w16du:dateUtc="2024-08-02T10:39:00Z">
              <w:r>
                <w:rPr>
                  <w:noProof/>
                </w:rPr>
                <w:t>Immagine 12:</w:t>
              </w:r>
              <w:r>
                <w:t xml:space="preserve"> Calendar</w:t>
              </w:r>
              <w:r w:rsidRPr="00591BA6">
                <w:t>Page</w:t>
              </w:r>
              <w:r>
                <w:rPr>
                  <w:noProof/>
                </w:rPr>
                <w:br/>
              </w:r>
              <w:r>
                <w:rPr>
                  <w:noProof/>
                </w:rPr>
                <w:drawing>
                  <wp:inline distT="0" distB="0" distL="0" distR="0" wp14:anchorId="225915AB" wp14:editId="43336E1B">
                    <wp:extent cx="1620000" cy="2880000"/>
                    <wp:effectExtent l="0" t="0" r="0" b="0"/>
                    <wp:docPr id="23181724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724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ins>
          </w:p>
        </w:tc>
      </w:tr>
    </w:tbl>
    <w:p w14:paraId="3480F36D" w14:textId="3467E594" w:rsidR="00967F32" w:rsidRDefault="00967F32" w:rsidP="00967F32">
      <w:pPr>
        <w:pStyle w:val="Ttesto"/>
        <w:ind w:left="1056"/>
      </w:pPr>
      <w:r w:rsidRPr="00967F32">
        <w:t>Tutte queste informazioni vengono prelevate da un data</w:t>
      </w:r>
      <w:r w:rsidR="004B4E90">
        <w:t>set</w:t>
      </w:r>
      <w:r w:rsidRPr="00967F32">
        <w:t xml:space="preserve">, denominato </w:t>
      </w:r>
      <w:r w:rsidRPr="00E71DC5">
        <w:t>Calendar_Emotions_DB</w:t>
      </w:r>
      <w:r w:rsidRPr="00967F32">
        <w:t>, tramite un'API specifica. Questa integrazione permette di aggiornare in tempo reale il profilo dell'utente con le emozioni e i sintomi registrati, offrendo una visione completa e aggiornata dello stato emotivo dell'utente.</w:t>
      </w:r>
    </w:p>
    <w:p w14:paraId="59121823" w14:textId="757BCD13" w:rsidR="002F4033" w:rsidRDefault="00F509FA" w:rsidP="005B383C">
      <w:pPr>
        <w:pStyle w:val="Tsottopara"/>
      </w:pPr>
      <w:bookmarkStart w:id="444" w:name="_Toc175647199"/>
      <w:r>
        <w:t>SettingPage</w:t>
      </w:r>
      <w:bookmarkEnd w:id="444"/>
    </w:p>
    <w:p w14:paraId="3C243C0A" w14:textId="77777777" w:rsidR="007E5753" w:rsidRPr="007E5753" w:rsidRDefault="007E5753" w:rsidP="007E5753">
      <w:pPr>
        <w:pStyle w:val="Ttesto"/>
        <w:ind w:left="1056"/>
      </w:pPr>
      <w:r w:rsidRPr="007E5753">
        <w:t xml:space="preserve">La </w:t>
      </w:r>
      <w:r w:rsidRPr="007E5753">
        <w:rPr>
          <w:rStyle w:val="Enfasigrassetto"/>
          <w:b w:val="0"/>
          <w:bCs w:val="0"/>
        </w:rPr>
        <w:t>SettingPage</w:t>
      </w:r>
      <w:r w:rsidRPr="007E5753">
        <w:t xml:space="preserve"> (vedi immagine 13) è accessibile tramite l'icona presente nella TopBar e offre all'utente diverse opzioni per personalizzare e gestire il proprio profilo. Le principali funzioni disponibili in questa pagina sono:</w:t>
      </w:r>
    </w:p>
    <w:p w14:paraId="55202984" w14:textId="69632B1C" w:rsidR="007E5753" w:rsidRPr="007E5753" w:rsidRDefault="007E5753" w:rsidP="007E5753">
      <w:pPr>
        <w:pStyle w:val="Ttesto"/>
        <w:numPr>
          <w:ilvl w:val="0"/>
          <w:numId w:val="34"/>
        </w:numPr>
      </w:pPr>
      <w:r w:rsidRPr="007E5753">
        <w:rPr>
          <w:rStyle w:val="Enfasigrassetto"/>
          <w:b w:val="0"/>
          <w:bCs w:val="0"/>
        </w:rPr>
        <w:t>Modifica del Nickname</w:t>
      </w:r>
      <w:r w:rsidRPr="007E5753">
        <w:t xml:space="preserve">: L'utente può modificare il proprio nickname. Il sistema verifica che il nuovo nickname sia univoco e, una volta confermata la modifica, aggiorna il nickname nel dataset degli </w:t>
      </w:r>
      <w:r w:rsidR="00050DA7" w:rsidRPr="00050DA7">
        <w:t>Utenti_registrati</w:t>
      </w:r>
      <w:r w:rsidR="00050DA7">
        <w:rPr>
          <w:b/>
          <w:bCs/>
        </w:rPr>
        <w:t xml:space="preserve"> </w:t>
      </w:r>
      <w:r w:rsidRPr="007E5753">
        <w:t xml:space="preserve">e nel database </w:t>
      </w:r>
      <w:r w:rsidR="00F15AAA" w:rsidRPr="007E5753">
        <w:rPr>
          <w:rStyle w:val="Enfasigrassetto"/>
          <w:b w:val="0"/>
          <w:bCs w:val="0"/>
        </w:rPr>
        <w:t>Calendar_Emotions_DB</w:t>
      </w:r>
      <w:r w:rsidRPr="007E5753">
        <w:t xml:space="preserve"> per mantenere la coerenza dei dati.</w:t>
      </w:r>
    </w:p>
    <w:p w14:paraId="4DE59DA5" w14:textId="2AF00673" w:rsidR="007E5753" w:rsidRPr="007E5753" w:rsidRDefault="007E5753" w:rsidP="007E5753">
      <w:pPr>
        <w:pStyle w:val="Ttesto"/>
        <w:numPr>
          <w:ilvl w:val="0"/>
          <w:numId w:val="34"/>
        </w:numPr>
      </w:pPr>
      <w:r w:rsidRPr="007E5753">
        <w:rPr>
          <w:rStyle w:val="Enfasigrassetto"/>
          <w:b w:val="0"/>
          <w:bCs w:val="0"/>
        </w:rPr>
        <w:t xml:space="preserve">Modifica della </w:t>
      </w:r>
      <w:ins w:id="445" w:author="Mauro Pelucchi" w:date="2024-08-02T06:58:00Z">
        <w:r w:rsidR="1D307901" w:rsidRPr="3615166F">
          <w:rPr>
            <w:rStyle w:val="Enfasigrassetto"/>
            <w:b w:val="0"/>
            <w:bCs w:val="0"/>
          </w:rPr>
          <w:t>p</w:t>
        </w:r>
      </w:ins>
      <w:del w:id="446" w:author="Mauro Pelucchi" w:date="2024-08-02T06:58:00Z">
        <w:r w:rsidRPr="007E5753">
          <w:rPr>
            <w:rStyle w:val="Enfasigrassetto"/>
            <w:b w:val="0"/>
            <w:bCs w:val="0"/>
          </w:rPr>
          <w:delText>P</w:delText>
        </w:r>
      </w:del>
      <w:r w:rsidRPr="007E5753">
        <w:rPr>
          <w:rStyle w:val="Enfasigrassetto"/>
          <w:b w:val="0"/>
          <w:bCs w:val="0"/>
        </w:rPr>
        <w:t>assword</w:t>
      </w:r>
      <w:r w:rsidRPr="007E5753">
        <w:t>: Gli utenti possono cambiare la propria password, garantendo la sicurezza del proprio account.</w:t>
      </w:r>
    </w:p>
    <w:p w14:paraId="7CDDA3F8" w14:textId="45125D70" w:rsidR="007E5753" w:rsidRPr="007E5753" w:rsidRDefault="007E5753" w:rsidP="007E5753">
      <w:pPr>
        <w:pStyle w:val="Ttesto"/>
        <w:numPr>
          <w:ilvl w:val="0"/>
          <w:numId w:val="34"/>
        </w:numPr>
      </w:pPr>
      <w:r w:rsidRPr="007E5753">
        <w:rPr>
          <w:rStyle w:val="Enfasigrassetto"/>
          <w:b w:val="0"/>
          <w:bCs w:val="0"/>
        </w:rPr>
        <w:t xml:space="preserve">Modifica della </w:t>
      </w:r>
      <w:ins w:id="447" w:author="Mauro Pelucchi" w:date="2024-08-02T06:58:00Z">
        <w:r w:rsidR="7B912E4A" w:rsidRPr="3615166F">
          <w:rPr>
            <w:rStyle w:val="Enfasigrassetto"/>
            <w:b w:val="0"/>
            <w:bCs w:val="0"/>
          </w:rPr>
          <w:t>f</w:t>
        </w:r>
      </w:ins>
      <w:del w:id="448" w:author="Mauro Pelucchi" w:date="2024-08-02T06:58:00Z">
        <w:r w:rsidRPr="007E5753">
          <w:rPr>
            <w:rStyle w:val="Enfasigrassetto"/>
            <w:b w:val="0"/>
            <w:bCs w:val="0"/>
          </w:rPr>
          <w:delText>F</w:delText>
        </w:r>
      </w:del>
      <w:r w:rsidRPr="007E5753">
        <w:rPr>
          <w:rStyle w:val="Enfasigrassetto"/>
          <w:b w:val="0"/>
          <w:bCs w:val="0"/>
        </w:rPr>
        <w:t>oto del Profilo</w:t>
      </w:r>
      <w:r w:rsidR="00F15AAA">
        <w:rPr>
          <w:rStyle w:val="Enfasigrassetto"/>
          <w:b w:val="0"/>
          <w:bCs w:val="0"/>
        </w:rPr>
        <w:t xml:space="preserve"> (vedi immagine 14)</w:t>
      </w:r>
      <w:r w:rsidRPr="007E5753">
        <w:t xml:space="preserve">: L'utente può selezionare una nuova immagine del profilo scegliendo tra le immagini </w:t>
      </w:r>
      <w:r w:rsidRPr="007E5753">
        <w:lastRenderedPageBreak/>
        <w:t>predefinite offerte dall'applicazione oppure caricando una foto dalla galleria personale.</w:t>
      </w:r>
    </w:p>
    <w:p w14:paraId="5DE869E9" w14:textId="21FD8A71" w:rsidR="007E5753" w:rsidRPr="007E5753" w:rsidRDefault="007E5753" w:rsidP="007E5753">
      <w:pPr>
        <w:pStyle w:val="Ttesto"/>
        <w:numPr>
          <w:ilvl w:val="0"/>
          <w:numId w:val="34"/>
        </w:numPr>
      </w:pPr>
      <w:r w:rsidRPr="007E5753">
        <w:rPr>
          <w:rStyle w:val="Enfasigrassetto"/>
          <w:b w:val="0"/>
          <w:bCs w:val="0"/>
        </w:rPr>
        <w:t>Modifica del Tema</w:t>
      </w:r>
      <w:r w:rsidRPr="007E5753">
        <w:t xml:space="preserve">: Gli utenti possono cambiare il tema </w:t>
      </w:r>
      <w:r>
        <w:t>della SupportoPage</w:t>
      </w:r>
      <w:r w:rsidRPr="007E5753">
        <w:t>, come descritto nel capitolo 5.3.9, per personalizzare l'interfaccia secondo le proprie preferenze.</w:t>
      </w:r>
    </w:p>
    <w:p w14:paraId="3834038F" w14:textId="419BE6C5" w:rsidR="007E5753" w:rsidRPr="007E5753" w:rsidRDefault="007E5753" w:rsidP="007E5753">
      <w:pPr>
        <w:pStyle w:val="Ttesto"/>
        <w:numPr>
          <w:ilvl w:val="0"/>
          <w:numId w:val="34"/>
        </w:numPr>
      </w:pPr>
      <w:r w:rsidRPr="007E5753">
        <w:rPr>
          <w:rStyle w:val="Enfasigrassetto"/>
          <w:b w:val="0"/>
          <w:bCs w:val="0"/>
        </w:rPr>
        <w:t>Condivisione dei Dati con il Terapeuta</w:t>
      </w:r>
      <w:r w:rsidRPr="007E5753">
        <w:t xml:space="preserve">: In base a un'indagine, il 76,7% degli utenti intervistati ha espresso il desiderio di condividere i propri dati con il proprio terapeuta. Questa funzione permette di inviare una e-mail con tutti i dati registrati a proprio nome nel database </w:t>
      </w:r>
      <w:r w:rsidRPr="007E5753">
        <w:rPr>
          <w:rStyle w:val="Enfasigrassetto"/>
          <w:b w:val="0"/>
          <w:bCs w:val="0"/>
        </w:rPr>
        <w:t>Calendar_Emotions_DB</w:t>
      </w:r>
      <w:r w:rsidRPr="007E5753">
        <w:t>, fornendo al terapeuta informazioni dettagliate sulle emozioni, cause e sintomi dell'utente.</w:t>
      </w:r>
    </w:p>
    <w:p w14:paraId="5C5C6985" w14:textId="4E170B20" w:rsidR="003B5B8B" w:rsidRDefault="007E5753" w:rsidP="00B27C91">
      <w:pPr>
        <w:pStyle w:val="Ttesto"/>
        <w:numPr>
          <w:ilvl w:val="0"/>
          <w:numId w:val="34"/>
        </w:numPr>
      </w:pPr>
      <w:r w:rsidRPr="007E5753">
        <w:rPr>
          <w:rStyle w:val="Enfasigrassetto"/>
          <w:b w:val="0"/>
          <w:bCs w:val="0"/>
        </w:rPr>
        <w:t>Sezione "About Us"</w:t>
      </w:r>
      <w:r w:rsidRPr="007E5753">
        <w:t>: Questa sezione offre informazioni generali sullo scopo e la missione dell'applicazione.</w:t>
      </w:r>
    </w:p>
    <w:p w14:paraId="797AE3BC" w14:textId="365F9EE4" w:rsidR="001C20B1" w:rsidRPr="00D10A10" w:rsidRDefault="001C20B1" w:rsidP="00B27C91">
      <w:pPr>
        <w:pStyle w:val="Ttesto"/>
        <w:numPr>
          <w:ilvl w:val="0"/>
          <w:numId w:val="34"/>
        </w:numPr>
      </w:pPr>
      <w:r>
        <w:t xml:space="preserve">Logout: Permette di tornare alla pagina di </w:t>
      </w:r>
      <w:proofErr w:type="spellStart"/>
      <w:r>
        <w:t>SignIn</w:t>
      </w:r>
      <w:proofErr w:type="spellEnd"/>
      <w:r>
        <w:t>.</w:t>
      </w:r>
    </w:p>
    <w:tbl>
      <w:tblPr>
        <w:tblStyle w:val="Grigliatabella"/>
        <w:tblW w:w="0" w:type="auto"/>
        <w:tblInd w:w="1056" w:type="dxa"/>
        <w:tblLayout w:type="fixed"/>
        <w:tblLook w:val="04A0" w:firstRow="1" w:lastRow="0" w:firstColumn="1" w:lastColumn="0" w:noHBand="0" w:noVBand="1"/>
      </w:tblPr>
      <w:tblGrid>
        <w:gridCol w:w="3192"/>
        <w:gridCol w:w="3544"/>
      </w:tblGrid>
      <w:tr w:rsidR="003B5B8B" w14:paraId="3E1D16AF" w14:textId="77777777" w:rsidTr="00457C3C">
        <w:tc>
          <w:tcPr>
            <w:tcW w:w="3192" w:type="dxa"/>
            <w:tcBorders>
              <w:top w:val="nil"/>
              <w:left w:val="nil"/>
              <w:bottom w:val="nil"/>
              <w:right w:val="nil"/>
            </w:tcBorders>
          </w:tcPr>
          <w:p w14:paraId="2BDBCCB6" w14:textId="54CE17EC" w:rsidR="003B5B8B" w:rsidRDefault="003B5B8B" w:rsidP="00457C3C">
            <w:pPr>
              <w:pStyle w:val="img"/>
              <w:ind w:left="0"/>
            </w:pPr>
            <w:r>
              <w:t xml:space="preserve">Immagine 13: </w:t>
            </w:r>
            <w:r w:rsidR="002146B5">
              <w:t>Setting</w:t>
            </w:r>
            <w:r>
              <w:t>Page</w:t>
            </w:r>
          </w:p>
          <w:p w14:paraId="2A493EA8" w14:textId="77777777" w:rsidR="003B5B8B" w:rsidRDefault="003B5B8B" w:rsidP="00457C3C">
            <w:pPr>
              <w:pStyle w:val="Ttesto"/>
              <w:ind w:left="0"/>
            </w:pPr>
            <w:r>
              <w:rPr>
                <w:noProof/>
              </w:rPr>
              <w:drawing>
                <wp:inline distT="0" distB="0" distL="0" distR="0" wp14:anchorId="7CFC1DFF" wp14:editId="4EF8F4A7">
                  <wp:extent cx="1620000" cy="2880000"/>
                  <wp:effectExtent l="0" t="0" r="0" b="0"/>
                  <wp:docPr id="1526385535"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85535"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56F57305" w14:textId="77777777" w:rsidR="003B5B8B" w:rsidRDefault="003B5B8B" w:rsidP="00457C3C">
            <w:pPr>
              <w:pStyle w:val="Fonte"/>
              <w:ind w:left="0"/>
            </w:pPr>
            <w:r>
              <w:t>Fonte: MindEase</w:t>
            </w:r>
          </w:p>
        </w:tc>
        <w:tc>
          <w:tcPr>
            <w:tcW w:w="3544" w:type="dxa"/>
            <w:tcBorders>
              <w:top w:val="nil"/>
              <w:left w:val="nil"/>
              <w:bottom w:val="nil"/>
              <w:right w:val="nil"/>
            </w:tcBorders>
          </w:tcPr>
          <w:p w14:paraId="214A654E" w14:textId="0EB2BF97" w:rsidR="003B5B8B" w:rsidRDefault="003B5B8B" w:rsidP="000B3155">
            <w:pPr>
              <w:pStyle w:val="img"/>
            </w:pPr>
            <w:r>
              <w:rPr>
                <w:noProof/>
              </w:rPr>
              <w:t>Immagine 14:</w:t>
            </w:r>
            <w:r>
              <w:t xml:space="preserve"> </w:t>
            </w:r>
            <w:r w:rsidR="000B3155" w:rsidRPr="000B3155">
              <w:t>ProfileImagePage</w:t>
            </w:r>
            <w:r>
              <w:rPr>
                <w:noProof/>
              </w:rPr>
              <w:br/>
            </w:r>
            <w:r>
              <w:rPr>
                <w:noProof/>
              </w:rPr>
              <w:drawing>
                <wp:inline distT="0" distB="0" distL="0" distR="0" wp14:anchorId="7EE4F8E1" wp14:editId="00C2DF30">
                  <wp:extent cx="1620000" cy="2880000"/>
                  <wp:effectExtent l="0" t="0" r="0" b="0"/>
                  <wp:docPr id="10895172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1724" name="Immagin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1B7EAB8D" w14:textId="31C60798" w:rsidR="00903BB0" w:rsidRPr="00903BB0" w:rsidRDefault="00C31792" w:rsidP="005B383C">
      <w:pPr>
        <w:pStyle w:val="Tsottopara"/>
      </w:pPr>
      <w:bookmarkStart w:id="449" w:name="_Toc175647200"/>
      <w:r>
        <w:t>Registrazione</w:t>
      </w:r>
      <w:r w:rsidR="00903BB0">
        <w:t>Page</w:t>
      </w:r>
      <w:r>
        <w:t xml:space="preserve"> e </w:t>
      </w:r>
      <w:r w:rsidR="00903BB0" w:rsidRPr="00903BB0">
        <w:t>SignInPage</w:t>
      </w:r>
      <w:bookmarkEnd w:id="449"/>
    </w:p>
    <w:p w14:paraId="23F67D41" w14:textId="77777777" w:rsidR="002739A6" w:rsidRPr="002739A6" w:rsidRDefault="002739A6" w:rsidP="002739A6">
      <w:pPr>
        <w:pStyle w:val="Ttesto"/>
        <w:ind w:left="1056"/>
      </w:pPr>
      <w:r w:rsidRPr="002739A6">
        <w:t>La gestione della registrazione dell'utente è stata progettata con un focus sulla semplicità e sulla praticità. Per garantire la sicurezza e la recuperabilità delle informazioni, l'unico dato personale richiesto è l'indirizzo e-mail. Questo permette di recuperare la password o altre informazioni in caso di necessità.</w:t>
      </w:r>
    </w:p>
    <w:p w14:paraId="422FE1F5" w14:textId="77777777" w:rsidR="002739A6" w:rsidRPr="002739A6" w:rsidRDefault="002739A6" w:rsidP="002739A6">
      <w:pPr>
        <w:pStyle w:val="Ttesto"/>
        <w:ind w:left="1056"/>
      </w:pPr>
      <w:r w:rsidRPr="002739A6">
        <w:lastRenderedPageBreak/>
        <w:t xml:space="preserve">Gli utenti possono scegliere un nickname e una password. Il nickname è una componente essenziale, poiché rappresenta l'utente in diverse parti dell'applicazione. Per garantire l'univocità del nickname, esso deve essere unico. Tutte queste informazioni vengono memorizzate nel dataset </w:t>
      </w:r>
      <w:r w:rsidRPr="002739A6">
        <w:rPr>
          <w:rStyle w:val="Enfasigrassetto"/>
          <w:b w:val="0"/>
          <w:bCs w:val="0"/>
        </w:rPr>
        <w:t>Utenti_registrati</w:t>
      </w:r>
      <w:r w:rsidRPr="002739A6">
        <w:t>.</w:t>
      </w:r>
    </w:p>
    <w:p w14:paraId="41FC4873" w14:textId="69DFBABF" w:rsidR="002739A6" w:rsidRPr="002739A6" w:rsidRDefault="002739A6" w:rsidP="002739A6">
      <w:pPr>
        <w:pStyle w:val="Ttesto"/>
        <w:ind w:left="1056"/>
      </w:pPr>
      <w:r w:rsidRPr="002739A6">
        <w:t>Per semplificare ulteriormente la registrazione, l'applicazione offre anche la possibilità di registrarsi tramite account Google. Questa integrazione utilizza Google Cloud e Firebase, fornendo un metodo rapido e sicuro per accedere all'app.</w:t>
      </w:r>
    </w:p>
    <w:p w14:paraId="06743275" w14:textId="4426DC93" w:rsidR="002739A6" w:rsidRDefault="002739A6" w:rsidP="002739A6">
      <w:pPr>
        <w:pStyle w:val="Ttesto"/>
        <w:ind w:left="1056"/>
      </w:pPr>
      <w:r w:rsidRPr="002739A6">
        <w:t>L'utente ha anche la possibilità di selezionare la checkbox "ricordati di me" per accelerare l'accesso futuro all'account, memorizzando le credenziali di accesso.</w:t>
      </w:r>
    </w:p>
    <w:tbl>
      <w:tblPr>
        <w:tblStyle w:val="Grigliatabella"/>
        <w:tblW w:w="0" w:type="auto"/>
        <w:tblInd w:w="1056" w:type="dxa"/>
        <w:tblLayout w:type="fixed"/>
        <w:tblLook w:val="04A0" w:firstRow="1" w:lastRow="0" w:firstColumn="1" w:lastColumn="0" w:noHBand="0" w:noVBand="1"/>
      </w:tblPr>
      <w:tblGrid>
        <w:gridCol w:w="2876"/>
        <w:gridCol w:w="4148"/>
      </w:tblGrid>
      <w:tr w:rsidR="0006231D" w14:paraId="39DE6E87" w14:textId="77777777" w:rsidTr="00457C3C">
        <w:tc>
          <w:tcPr>
            <w:tcW w:w="2876" w:type="dxa"/>
            <w:tcBorders>
              <w:top w:val="nil"/>
              <w:left w:val="nil"/>
              <w:bottom w:val="nil"/>
              <w:right w:val="nil"/>
            </w:tcBorders>
          </w:tcPr>
          <w:p w14:paraId="189519D6" w14:textId="77777777" w:rsidR="0006231D" w:rsidRDefault="0006231D" w:rsidP="00457C3C">
            <w:pPr>
              <w:pStyle w:val="img"/>
              <w:ind w:left="0"/>
            </w:pPr>
            <w:r>
              <w:t>Immagine 15: RegistrazionePage</w:t>
            </w:r>
          </w:p>
          <w:p w14:paraId="2B0CE5FC" w14:textId="77777777" w:rsidR="0006231D" w:rsidRDefault="0006231D" w:rsidP="00457C3C">
            <w:pPr>
              <w:pStyle w:val="Ttesto"/>
              <w:ind w:left="0"/>
            </w:pPr>
            <w:r>
              <w:rPr>
                <w:noProof/>
              </w:rPr>
              <w:drawing>
                <wp:inline distT="0" distB="0" distL="0" distR="0" wp14:anchorId="2543135A" wp14:editId="03B8841F">
                  <wp:extent cx="1620000" cy="2880000"/>
                  <wp:effectExtent l="0" t="0" r="0" b="0"/>
                  <wp:docPr id="1592562576" name="Immagine 18" descr="Immagine che contiene testo, schermata, Sistema operativ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62576" name="Immagine 18" descr="Immagine che contiene testo, schermata, Sistema operativo, Carattere&#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p w14:paraId="28DFB3B7" w14:textId="77777777" w:rsidR="0006231D" w:rsidRDefault="0006231D" w:rsidP="00457C3C">
            <w:pPr>
              <w:pStyle w:val="Fonte"/>
              <w:ind w:left="0"/>
            </w:pPr>
            <w:r>
              <w:t>Fonte: MindEase</w:t>
            </w:r>
          </w:p>
        </w:tc>
        <w:tc>
          <w:tcPr>
            <w:tcW w:w="4148" w:type="dxa"/>
            <w:tcBorders>
              <w:top w:val="nil"/>
              <w:left w:val="nil"/>
              <w:bottom w:val="nil"/>
              <w:right w:val="nil"/>
            </w:tcBorders>
          </w:tcPr>
          <w:p w14:paraId="28FE2BAE" w14:textId="77777777" w:rsidR="0006231D" w:rsidRDefault="0006231D" w:rsidP="00457C3C">
            <w:pPr>
              <w:pStyle w:val="img"/>
            </w:pPr>
            <w:r>
              <w:rPr>
                <w:noProof/>
              </w:rPr>
              <w:t>Immagine 16:</w:t>
            </w:r>
            <w:r>
              <w:t xml:space="preserve"> SignIn</w:t>
            </w:r>
            <w:r w:rsidRPr="000B3155">
              <w:t>Page</w:t>
            </w:r>
            <w:r>
              <w:rPr>
                <w:noProof/>
              </w:rPr>
              <w:br/>
            </w:r>
            <w:r>
              <w:rPr>
                <w:noProof/>
              </w:rPr>
              <w:drawing>
                <wp:inline distT="0" distB="0" distL="0" distR="0" wp14:anchorId="4C33AFF7" wp14:editId="5AC96B1F">
                  <wp:extent cx="1620000" cy="2880000"/>
                  <wp:effectExtent l="0" t="0" r="0" b="0"/>
                  <wp:docPr id="629820321" name="Immagine 19" descr="Immagine che contiene testo, elettronica, schermata,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0321" name="Immagine 19" descr="Immagine che contiene testo, elettronica, schermata, Sistema operativ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r>
              <w:br/>
              <w:t>Fonte: MindEase</w:t>
            </w:r>
          </w:p>
        </w:tc>
      </w:tr>
    </w:tbl>
    <w:p w14:paraId="60DCC05C" w14:textId="39905992" w:rsidR="00DC1F42" w:rsidRDefault="002739A6" w:rsidP="00F40C37">
      <w:pPr>
        <w:pStyle w:val="Ttesto"/>
        <w:ind w:left="1056"/>
        <w:rPr>
          <w:ins w:id="450" w:author="LARA LONGHI" w:date="2024-08-07T10:42:00Z" w16du:dateUtc="2024-08-07T08:42:00Z"/>
        </w:rPr>
        <w:sectPr w:rsidR="00DC1F42" w:rsidSect="00AF406B">
          <w:pgSz w:w="11906" w:h="16838" w:code="9"/>
          <w:pgMar w:top="1701" w:right="1701" w:bottom="1701" w:left="1701" w:header="709" w:footer="709" w:gutter="0"/>
          <w:cols w:space="708"/>
          <w:docGrid w:linePitch="360"/>
        </w:sectPr>
      </w:pPr>
      <w:r w:rsidRPr="002739A6">
        <w:t xml:space="preserve">Nonostante questa gestione dei dati sia funzionale, non garantisce completamente la sicurezza e la privacy degli utenti. Per migliorare questi aspetti, è previsto l'utilizzo di servizi esterni di gestione degli account in implementazioni future. Alcuni dei servizi considerati includono </w:t>
      </w:r>
      <w:r w:rsidRPr="002739A6">
        <w:rPr>
          <w:rStyle w:val="Enfasigrassetto"/>
          <w:b w:val="0"/>
          <w:bCs w:val="0"/>
        </w:rPr>
        <w:t>Auth0</w:t>
      </w:r>
      <w:r w:rsidR="0090308D">
        <w:rPr>
          <w:rStyle w:val="Rimandonotaapidipagina"/>
          <w:b/>
          <w:bCs/>
        </w:rPr>
        <w:footnoteReference w:id="4"/>
      </w:r>
      <w:r w:rsidRPr="002739A6">
        <w:rPr>
          <w:b/>
          <w:bCs/>
        </w:rPr>
        <w:t xml:space="preserve">, </w:t>
      </w:r>
      <w:r w:rsidRPr="002739A6">
        <w:rPr>
          <w:rStyle w:val="Enfasigrassetto"/>
          <w:b w:val="0"/>
          <w:bCs w:val="0"/>
        </w:rPr>
        <w:lastRenderedPageBreak/>
        <w:t>AWS Cognito</w:t>
      </w:r>
      <w:r w:rsidR="009D1E3A">
        <w:rPr>
          <w:rStyle w:val="Rimandonotaapidipagina"/>
          <w:b/>
          <w:bCs/>
        </w:rPr>
        <w:footnoteReference w:id="5"/>
      </w:r>
      <w:r w:rsidRPr="002739A6">
        <w:rPr>
          <w:b/>
          <w:bCs/>
        </w:rPr>
        <w:t xml:space="preserve"> </w:t>
      </w:r>
      <w:r w:rsidRPr="002739A6">
        <w:t>e</w:t>
      </w:r>
      <w:r w:rsidRPr="002739A6">
        <w:rPr>
          <w:b/>
          <w:bCs/>
        </w:rPr>
        <w:t xml:space="preserve"> </w:t>
      </w:r>
      <w:r w:rsidRPr="002739A6">
        <w:rPr>
          <w:rStyle w:val="Enfasigrassetto"/>
          <w:b w:val="0"/>
          <w:bCs w:val="0"/>
        </w:rPr>
        <w:t>Okta</w:t>
      </w:r>
      <w:r w:rsidR="00EE562B">
        <w:rPr>
          <w:rStyle w:val="Rimandonotaapidipagina"/>
        </w:rPr>
        <w:footnoteReference w:id="6"/>
      </w:r>
      <w:r w:rsidRPr="002739A6">
        <w:t>, che offrono soluzioni avanzate per la gestione sicura degli account e la protezione dei dati degli utent</w:t>
      </w:r>
      <w:r w:rsidR="00F65463">
        <w:t>i.</w:t>
      </w:r>
    </w:p>
    <w:p w14:paraId="7FC1EAC2" w14:textId="777E08B8" w:rsidR="00DC1F42" w:rsidDel="00DC1F42" w:rsidRDefault="00DC1F42" w:rsidP="00F65463">
      <w:pPr>
        <w:pStyle w:val="Ttesto"/>
        <w:rPr>
          <w:del w:id="451" w:author="LARA LONGHI" w:date="2024-08-07T10:42:00Z" w16du:dateUtc="2024-08-07T08:42:00Z"/>
        </w:rPr>
      </w:pPr>
    </w:p>
    <w:p w14:paraId="75819264" w14:textId="3070ABCF" w:rsidR="00975CA7" w:rsidRDefault="00471A7A" w:rsidP="00F65463">
      <w:pPr>
        <w:pStyle w:val="TitoloT"/>
        <w:numPr>
          <w:ilvl w:val="0"/>
          <w:numId w:val="0"/>
        </w:numPr>
        <w:ind w:left="360"/>
      </w:pPr>
      <w:bookmarkStart w:id="452" w:name="_Toc175647201"/>
      <w:commentRangeStart w:id="453"/>
      <w:r>
        <w:t>Conclusioni</w:t>
      </w:r>
      <w:commentRangeEnd w:id="453"/>
      <w:r>
        <w:commentReference w:id="453"/>
      </w:r>
      <w:bookmarkEnd w:id="452"/>
    </w:p>
    <w:p w14:paraId="7C63FA41" w14:textId="0AA7E8F1" w:rsidR="001B33E9" w:rsidRDefault="001B33E9" w:rsidP="001B33E9">
      <w:pPr>
        <w:pStyle w:val="Ttesto"/>
      </w:pPr>
      <w:r>
        <w:t xml:space="preserve">Il tema </w:t>
      </w:r>
      <w:r w:rsidR="004E265F">
        <w:t>di questa</w:t>
      </w:r>
      <w:r>
        <w:t xml:space="preserve"> tesi era incentrato sulla creazione di un'applicazione volta a favorire il benessere mentale, un'esigenza sempre più sentita in un periodo in cui molte persone necessitano di supporto psicologico. L'idea di sviluppare </w:t>
      </w:r>
      <w:r w:rsidR="004E265F">
        <w:t>una app</w:t>
      </w:r>
      <w:r>
        <w:t xml:space="preserve"> per la gestione dell'ansia è nata da una personale esperienza: chi ha concepito questo progetto ha sofferto di ansia, in particolare durante gli esami, e ha quindi intuito l'importanza di avere a disposizione strumenti efficaci e accessibili per affrontare questa problematica.</w:t>
      </w:r>
    </w:p>
    <w:p w14:paraId="4FD39606" w14:textId="1948564B" w:rsidR="001B33E9" w:rsidRDefault="001B33E9" w:rsidP="001B33E9">
      <w:pPr>
        <w:pStyle w:val="Ttesto"/>
      </w:pPr>
      <w:r>
        <w:t xml:space="preserve">Durante la fase di analisi </w:t>
      </w:r>
      <w:r w:rsidR="00B9452A">
        <w:t>dello stato dell’arte e del mercato</w:t>
      </w:r>
      <w:r>
        <w:t>, ho notato che molte delle applicazioni esistenti, pur essendo ben strutturate e attraenti, offrivano gratuitamente solo una minima parte delle loro funzionalità, riservando la maggior parte dei servizi alle versioni a pagamento. Questo modello limitava l'accessibilità e poteva causare ulteriore stress agli utenti che non potevano permettersi di investire in costosi abbonamenti.</w:t>
      </w:r>
    </w:p>
    <w:p w14:paraId="46F23169" w14:textId="77777777" w:rsidR="001B33E9" w:rsidRDefault="001B33E9" w:rsidP="001B33E9">
      <w:pPr>
        <w:pStyle w:val="Ttesto"/>
      </w:pPr>
      <w:r>
        <w:t>Pertanto, l'obiettivo principale di MindEase è stato quello di offrire gratuitamente i principali servizi per la gestione dell'ansia, presenti nelle altre applicazioni sul mercato. Questo approccio permette agli utenti di usufruire di strumenti efficaci senza doversi preoccupare di costi aggiuntivi, favorendo così un reale miglioramento del benessere mentale senza limitazioni nell'utilizzo dell'app.</w:t>
      </w:r>
    </w:p>
    <w:p w14:paraId="43AF2A3B" w14:textId="2AC50D00" w:rsidR="001B33E9" w:rsidRDefault="001B33E9" w:rsidP="001B33E9">
      <w:pPr>
        <w:pStyle w:val="Ttesto"/>
      </w:pPr>
      <w:r>
        <w:t xml:space="preserve">La fase di ricerca di mercato è stata cruciale per MindEase. Grazie a un'attenta analisi delle esigenze e delle richieste degli utenti, </w:t>
      </w:r>
      <w:r w:rsidR="00E54EBC">
        <w:t>sono</w:t>
      </w:r>
      <w:r>
        <w:t xml:space="preserve"> riuscit</w:t>
      </w:r>
      <w:r w:rsidR="00E54EBC">
        <w:t>a</w:t>
      </w:r>
      <w:r>
        <w:t xml:space="preserve"> a creare </w:t>
      </w:r>
      <w:r w:rsidR="004E265F">
        <w:t>una app</w:t>
      </w:r>
      <w:r>
        <w:t xml:space="preserve"> che risponde effettivamente ai bisogni delle persone. Le funzionalità implementate sono state selezionate sulla base delle preferenze espresse dagli utenti, rendendo MindEase una soluzione realmente utile e orientata al cliente.</w:t>
      </w:r>
    </w:p>
    <w:p w14:paraId="43E0C5F2" w14:textId="77777777" w:rsidR="007D667B" w:rsidRPr="00034E88" w:rsidRDefault="007D667B" w:rsidP="007D667B">
      <w:pPr>
        <w:pStyle w:val="Ttesto"/>
      </w:pPr>
      <w:r w:rsidRPr="00034E88">
        <w:t>L'applicazione MindEase ha raggiunto tutti gli obiettivi iniziali, implementando le funzionalità identificate come indispensabili (</w:t>
      </w:r>
      <w:r w:rsidRPr="00034E88">
        <w:rPr>
          <w:i/>
          <w:iCs/>
        </w:rPr>
        <w:t>Must</w:t>
      </w:r>
      <w:r w:rsidRPr="00034E88">
        <w:t xml:space="preserve"> have) e desiderabili (</w:t>
      </w:r>
      <w:r w:rsidRPr="00034E88">
        <w:rPr>
          <w:i/>
          <w:iCs/>
        </w:rPr>
        <w:t>Should</w:t>
      </w:r>
      <w:r w:rsidRPr="00034E88">
        <w:t xml:space="preserve"> have) secondo il metodo MoSCoW. Ora, </w:t>
      </w:r>
      <w:r>
        <w:t>l’</w:t>
      </w:r>
      <w:r w:rsidRPr="00034E88">
        <w:t>impegno si concentra sui prossimi step e sulle possibili evoluzioni future per rendere l'app ancora più completa e utile per gli utenti.</w:t>
      </w:r>
    </w:p>
    <w:p w14:paraId="2116A803" w14:textId="60D27644" w:rsidR="007D667B" w:rsidRPr="00034E88" w:rsidRDefault="007D667B" w:rsidP="007D667B">
      <w:pPr>
        <w:pStyle w:val="Ttesto"/>
      </w:pPr>
      <w:commentRangeStart w:id="454"/>
      <w:r>
        <w:t xml:space="preserve">Il prossimo passo sarà l'integrazione delle funzionalità identificate come </w:t>
      </w:r>
      <w:r w:rsidRPr="5EB1AAC7">
        <w:rPr>
          <w:i/>
          <w:iCs/>
        </w:rPr>
        <w:t>Could</w:t>
      </w:r>
      <w:r>
        <w:t xml:space="preserve"> have (vedi Capitolo 3.4), ovvero quelle caratteristiche aggiuntive che, pur non essendo essenziali, possono migliorare notevolmente l'esperienza dell'utente. </w:t>
      </w:r>
      <w:commentRangeEnd w:id="454"/>
      <w:r>
        <w:commentReference w:id="454"/>
      </w:r>
      <w:r w:rsidR="00AA7255" w:rsidRPr="00AA7255">
        <w:rPr>
          <w:rFonts w:ascii="Calibri" w:eastAsia="Calibri" w:hAnsi="Calibri"/>
          <w:sz w:val="22"/>
          <w:szCs w:val="22"/>
          <w:lang w:eastAsia="en-US"/>
        </w:rPr>
        <w:t xml:space="preserve"> </w:t>
      </w:r>
      <w:r w:rsidR="00AA7255">
        <w:t>Dando</w:t>
      </w:r>
      <w:r w:rsidR="00AA7255" w:rsidRPr="00AA7255">
        <w:t xml:space="preserve"> priorità </w:t>
      </w:r>
      <w:r w:rsidR="00AA7255" w:rsidRPr="00AA7255">
        <w:lastRenderedPageBreak/>
        <w:t>alla fruizione degli esercizi di yoga e alla creazione di un diario in cui l'utente potrà scrivere liberamente ciò che desidera.</w:t>
      </w:r>
    </w:p>
    <w:p w14:paraId="7D383F6C" w14:textId="3BBC05B5" w:rsidR="007D667B" w:rsidRPr="00034E88" w:rsidRDefault="0088632E" w:rsidP="007D667B">
      <w:pPr>
        <w:pStyle w:val="Ttesto"/>
      </w:pPr>
      <w:r>
        <w:t>Successivamente</w:t>
      </w:r>
      <w:r w:rsidR="007D667B" w:rsidRPr="00787507">
        <w:t xml:space="preserve">, </w:t>
      </w:r>
      <w:r w:rsidR="00A834AA">
        <w:t xml:space="preserve">verranno </w:t>
      </w:r>
      <w:r w:rsidR="007D667B" w:rsidRPr="00787507">
        <w:t>migliora</w:t>
      </w:r>
      <w:r w:rsidR="00A834AA">
        <w:t>t</w:t>
      </w:r>
      <w:r w:rsidR="007D667B" w:rsidRPr="00787507">
        <w:t>e alcune logiche non ottimali presenti nella versione attuale del codice. In particolare, verrà implementato il login tramite servizi esterni</w:t>
      </w:r>
      <w:r w:rsidR="00AA31C3">
        <w:t>,</w:t>
      </w:r>
      <w:r w:rsidR="007D667B" w:rsidRPr="00787507">
        <w:t xml:space="preserve"> per semplificare l'accesso all'app e aumentarne la sicurezza</w:t>
      </w:r>
      <w:r w:rsidR="00AA31C3">
        <w:t>, e</w:t>
      </w:r>
      <w:r w:rsidR="007D667B" w:rsidRPr="00787507">
        <w:t xml:space="preserve"> nella pagina di supporto, verrà integrata un'intelligenza artificiale per rendere la chat più efficiente e ottimale, fornendo risposte rapide e personalizzate alle esigenze degli utenti.</w:t>
      </w:r>
    </w:p>
    <w:p w14:paraId="71E6053F" w14:textId="77777777" w:rsidR="007D667B" w:rsidRDefault="007D667B" w:rsidP="007D667B">
      <w:pPr>
        <w:pStyle w:val="Ttesto"/>
      </w:pPr>
      <w:r w:rsidRPr="00034E88">
        <w:t xml:space="preserve">Infine, in versioni successive, </w:t>
      </w:r>
      <w:r>
        <w:t>si prenderà</w:t>
      </w:r>
      <w:r w:rsidRPr="00034E88">
        <w:t xml:space="preserve"> in considerazione l'implementazione delle funzionalità inizialmente classificate come </w:t>
      </w:r>
      <w:r w:rsidRPr="00787507">
        <w:rPr>
          <w:i/>
          <w:iCs/>
        </w:rPr>
        <w:t>Won’t</w:t>
      </w:r>
      <w:r w:rsidRPr="00034E88">
        <w:t xml:space="preserve"> have. Sebbene queste non fossero prioritarie, il feedback degli utenti e l'evoluzione delle loro esigenze potrebbero far emergere la necessità di includerle. </w:t>
      </w:r>
    </w:p>
    <w:p w14:paraId="72DAC980" w14:textId="77777777" w:rsidR="00F457B1" w:rsidRDefault="00F457B1" w:rsidP="00F457B1">
      <w:pPr>
        <w:pStyle w:val="Ttesto"/>
      </w:pPr>
      <w:r>
        <w:t xml:space="preserve">L'applicazione è attualmente in fase di testing, un passaggio fondamentale per la sua eventuale pubblicazione su Play Store. Per raggiungere questo obiettivo, è necessario che l'app venga testata da 20 utenti per un periodo di 14 giorni consecutivi. </w:t>
      </w:r>
    </w:p>
    <w:p w14:paraId="6826E15D" w14:textId="77777777" w:rsidR="00F457B1" w:rsidRDefault="00F457B1" w:rsidP="00F457B1">
      <w:pPr>
        <w:pStyle w:val="Ttesto"/>
      </w:pPr>
      <w:r>
        <w:t>I primi tester hanno già fornito riscontri positivi, elogiando l'app con commenti come: “L'app è originale e ben realizzata, con una grafica piacevole e intuitiva” e “Ottima app per monitorare gli stati d'animo e rilassarsi”.</w:t>
      </w:r>
    </w:p>
    <w:p w14:paraId="0FFD2421" w14:textId="6CED56C6" w:rsidR="009B7564" w:rsidRDefault="00F457B1" w:rsidP="00F457B1">
      <w:pPr>
        <w:pStyle w:val="Ttesto"/>
        <w:rPr>
          <w:ins w:id="455" w:author="LARA LONGHI" w:date="2024-08-02T10:03:00Z" w16du:dateUtc="2024-08-02T08:03:00Z"/>
        </w:rPr>
      </w:pPr>
      <w:r>
        <w:t>I prossimi step per MindEase sono orientati a rendere l'applicazione sempre più completa e focalizzata sul benessere dell'utente. Ogni fase di sviluppo sarà guidata dai feedback degli utenti, garantendo che MindEase continui a evolversi in modo significativo e utile.</w:t>
      </w:r>
    </w:p>
    <w:p w14:paraId="3278F7DE" w14:textId="1E3E9843" w:rsidR="00E25242" w:rsidRDefault="00E25242" w:rsidP="006945D5">
      <w:pPr>
        <w:spacing w:after="0" w:line="240" w:lineRule="auto"/>
      </w:pPr>
    </w:p>
    <w:p w14:paraId="32B7239F" w14:textId="77777777" w:rsidR="006945D5" w:rsidRDefault="006945D5" w:rsidP="006945D5">
      <w:pPr>
        <w:spacing w:after="0" w:line="240" w:lineRule="auto"/>
      </w:pPr>
    </w:p>
    <w:p w14:paraId="0A733464" w14:textId="77777777" w:rsidR="006945D5" w:rsidRDefault="006945D5" w:rsidP="006945D5">
      <w:pPr>
        <w:spacing w:after="0" w:line="240" w:lineRule="auto"/>
      </w:pPr>
    </w:p>
    <w:p w14:paraId="1F56A8A3" w14:textId="77777777" w:rsidR="006945D5" w:rsidRDefault="006945D5" w:rsidP="006945D5">
      <w:pPr>
        <w:spacing w:after="0" w:line="240" w:lineRule="auto"/>
      </w:pPr>
    </w:p>
    <w:p w14:paraId="6B1C2171" w14:textId="77777777" w:rsidR="006945D5" w:rsidRDefault="006945D5" w:rsidP="006945D5">
      <w:pPr>
        <w:spacing w:after="0" w:line="240" w:lineRule="auto"/>
      </w:pPr>
    </w:p>
    <w:p w14:paraId="5FC70F42" w14:textId="77777777" w:rsidR="006945D5" w:rsidRDefault="006945D5" w:rsidP="006945D5">
      <w:pPr>
        <w:spacing w:after="0" w:line="240" w:lineRule="auto"/>
      </w:pPr>
    </w:p>
    <w:p w14:paraId="2D78AC7C" w14:textId="77777777" w:rsidR="006945D5" w:rsidRDefault="006945D5" w:rsidP="006945D5">
      <w:pPr>
        <w:spacing w:after="0" w:line="240" w:lineRule="auto"/>
      </w:pPr>
    </w:p>
    <w:p w14:paraId="3F2192B5" w14:textId="77777777" w:rsidR="006945D5" w:rsidRDefault="006945D5" w:rsidP="006945D5">
      <w:pPr>
        <w:spacing w:after="0" w:line="240" w:lineRule="auto"/>
      </w:pPr>
    </w:p>
    <w:p w14:paraId="2CC2528D" w14:textId="77777777" w:rsidR="006945D5" w:rsidRDefault="006945D5" w:rsidP="006945D5">
      <w:pPr>
        <w:spacing w:after="0" w:line="240" w:lineRule="auto"/>
      </w:pPr>
    </w:p>
    <w:p w14:paraId="497E173A" w14:textId="77777777" w:rsidR="006945D5" w:rsidRDefault="006945D5" w:rsidP="006945D5">
      <w:pPr>
        <w:spacing w:after="0" w:line="240" w:lineRule="auto"/>
      </w:pPr>
    </w:p>
    <w:p w14:paraId="19D2DDCD" w14:textId="77777777" w:rsidR="006945D5" w:rsidRDefault="006945D5" w:rsidP="006945D5">
      <w:pPr>
        <w:spacing w:after="0" w:line="240" w:lineRule="auto"/>
      </w:pPr>
    </w:p>
    <w:p w14:paraId="4321597C" w14:textId="77777777" w:rsidR="006945D5" w:rsidRDefault="006945D5" w:rsidP="006945D5">
      <w:pPr>
        <w:spacing w:after="0" w:line="240" w:lineRule="auto"/>
      </w:pPr>
    </w:p>
    <w:p w14:paraId="589E467C" w14:textId="77777777" w:rsidR="006945D5" w:rsidRDefault="006945D5" w:rsidP="006945D5">
      <w:pPr>
        <w:spacing w:after="0" w:line="240" w:lineRule="auto"/>
      </w:pPr>
    </w:p>
    <w:p w14:paraId="4825BF08" w14:textId="77777777" w:rsidR="006945D5" w:rsidRDefault="006945D5" w:rsidP="006945D5">
      <w:pPr>
        <w:spacing w:after="0" w:line="240" w:lineRule="auto"/>
      </w:pPr>
    </w:p>
    <w:p w14:paraId="0C0D68E7" w14:textId="77777777" w:rsidR="006945D5" w:rsidRDefault="006945D5" w:rsidP="006945D5">
      <w:pPr>
        <w:spacing w:after="0" w:line="240" w:lineRule="auto"/>
      </w:pPr>
    </w:p>
    <w:p w14:paraId="0626443B" w14:textId="77777777" w:rsidR="006945D5" w:rsidRDefault="006945D5" w:rsidP="00335B5E">
      <w:pPr>
        <w:spacing w:after="0" w:line="240" w:lineRule="auto"/>
      </w:pPr>
    </w:p>
    <w:p w14:paraId="0BA73876" w14:textId="77777777" w:rsidR="00281DCC" w:rsidRDefault="00281DCC" w:rsidP="00B25F28">
      <w:pPr>
        <w:rPr>
          <w:rFonts w:ascii="Times New Roman" w:eastAsia="Times New Roman" w:hAnsi="Times New Roman"/>
          <w:sz w:val="24"/>
          <w:szCs w:val="24"/>
          <w:lang w:eastAsia="it-IT"/>
        </w:rPr>
      </w:pPr>
    </w:p>
    <w:p w14:paraId="5256DBAB" w14:textId="77777777" w:rsidR="00F05169" w:rsidRDefault="0099105F" w:rsidP="00B25F28">
      <w:pPr>
        <w:rPr>
          <w:rFonts w:ascii="Times New Roman" w:eastAsia="Times New Roman" w:hAnsi="Times New Roman"/>
          <w:b/>
          <w:bCs/>
          <w:sz w:val="24"/>
          <w:szCs w:val="24"/>
          <w:lang w:eastAsia="it-IT"/>
        </w:rPr>
      </w:pPr>
      <w:r w:rsidRPr="0099105F">
        <w:rPr>
          <w:rFonts w:ascii="Times New Roman" w:eastAsia="Times New Roman" w:hAnsi="Times New Roman"/>
          <w:b/>
          <w:bCs/>
          <w:sz w:val="24"/>
          <w:szCs w:val="24"/>
          <w:lang w:eastAsia="it-IT"/>
        </w:rPr>
        <w:lastRenderedPageBreak/>
        <w:t>Ringraziamenti</w:t>
      </w:r>
    </w:p>
    <w:p w14:paraId="1645654D" w14:textId="77777777" w:rsidR="0094675D" w:rsidRDefault="0094675D" w:rsidP="003D7DDF">
      <w:pPr>
        <w:pStyle w:val="Ttesto"/>
        <w:ind w:left="0"/>
      </w:pPr>
    </w:p>
    <w:p w14:paraId="7A69A94D" w14:textId="7DB6490A" w:rsidR="00D501B5" w:rsidRDefault="009977F8" w:rsidP="003D7DDF">
      <w:pPr>
        <w:pStyle w:val="Ttesto"/>
        <w:ind w:left="0"/>
      </w:pPr>
      <w:r w:rsidRPr="009977F8">
        <w:t xml:space="preserve">Innanzitutto, un </w:t>
      </w:r>
      <w:r w:rsidR="003A123A">
        <w:t>sincero</w:t>
      </w:r>
      <w:r w:rsidRPr="009977F8">
        <w:t xml:space="preserve"> ringraziamento va al mio relatore, Prof</w:t>
      </w:r>
      <w:r>
        <w:t>. Pelucchi</w:t>
      </w:r>
      <w:r w:rsidRPr="009977F8">
        <w:t xml:space="preserve">, per la sua guida, e il sostegno durante tutto il percorso di </w:t>
      </w:r>
      <w:r w:rsidR="002C2AC2">
        <w:t>realizzazione di questo progetto</w:t>
      </w:r>
      <w:r w:rsidRPr="009977F8">
        <w:t xml:space="preserve">. La sua competenza e la sua dedizione sono stati </w:t>
      </w:r>
      <w:r w:rsidR="00DC28B3">
        <w:t>importanti</w:t>
      </w:r>
      <w:r w:rsidRPr="009977F8">
        <w:t xml:space="preserve"> per il successo di questo lavoro.</w:t>
      </w:r>
    </w:p>
    <w:p w14:paraId="573B4C60" w14:textId="77777777" w:rsidR="009977F8" w:rsidRDefault="009977F8" w:rsidP="003D7DDF">
      <w:pPr>
        <w:pStyle w:val="Ttesto"/>
        <w:ind w:left="0"/>
      </w:pPr>
    </w:p>
    <w:p w14:paraId="524211B6" w14:textId="228A7C55" w:rsidR="00C36C9F" w:rsidRDefault="00744A6D" w:rsidP="003D7DDF">
      <w:pPr>
        <w:pStyle w:val="Ttesto"/>
        <w:ind w:left="0"/>
      </w:pPr>
      <w:r w:rsidRPr="00744A6D">
        <w:t xml:space="preserve">Un </w:t>
      </w:r>
      <w:r w:rsidR="003A123A">
        <w:t>riconoscimento</w:t>
      </w:r>
      <w:r w:rsidRPr="00744A6D">
        <w:t xml:space="preserve"> speciale va alla mia famiglia per il loro incondizionato supporto emotivo e materiale nei momenti più difficili di questo percorso. Hanno sopportato la mia presenza anche nei periodi in cui sono stata particolarmente intrattabile. </w:t>
      </w:r>
    </w:p>
    <w:p w14:paraId="50218399" w14:textId="70387AD7" w:rsidR="00025DD4" w:rsidRDefault="00744A6D" w:rsidP="003D7DDF">
      <w:pPr>
        <w:pStyle w:val="Ttesto"/>
        <w:ind w:left="0"/>
      </w:pPr>
      <w:r w:rsidRPr="00744A6D">
        <w:t>In particolare, ringrazio mia mamma</w:t>
      </w:r>
      <w:r w:rsidR="00F55490" w:rsidRPr="00F55490">
        <w:t>, che ha sempre accettato le mie scelte e mi ha permesso di seguire il cammino che desideravo. Grazie a lei, ho potuto proseguire questo percorso senza preoccupazioni, sentendomi sempre incoraggiata.</w:t>
      </w:r>
    </w:p>
    <w:p w14:paraId="1DB19FA2" w14:textId="77777777" w:rsidR="00744A6D" w:rsidRDefault="00744A6D" w:rsidP="003D7DDF">
      <w:pPr>
        <w:pStyle w:val="Ttesto"/>
        <w:ind w:left="0"/>
      </w:pPr>
    </w:p>
    <w:p w14:paraId="4AFE080A" w14:textId="77777777" w:rsidR="000E4F24" w:rsidRDefault="000E4F24" w:rsidP="000E4F24">
      <w:pPr>
        <w:pStyle w:val="Ttesto"/>
        <w:ind w:left="0"/>
      </w:pPr>
      <w:r w:rsidRPr="000E4F24">
        <w:t xml:space="preserve">Desidero esprimere la mia gratitudine ai miei colleghi di studio, che hanno reso piacevole venire all'università ogni giorno. La loro compagnia, i suggerimenti e i momenti di confronto hanno trasformato questo viaggio accademico in un'esperienza stimolante e gratificante. La loro presenza ha reso le lezioni più leggere e le pause più divertenti, attenuando i momenti più difficili e pieni di ansie. </w:t>
      </w:r>
    </w:p>
    <w:p w14:paraId="0C4DC91D" w14:textId="339ED127" w:rsidR="000E4F24" w:rsidRDefault="000E4F24" w:rsidP="000E4F24">
      <w:pPr>
        <w:pStyle w:val="Ttesto"/>
        <w:ind w:left="0"/>
      </w:pPr>
      <w:r w:rsidRPr="000E4F24">
        <w:t xml:space="preserve">Un sentito grazie </w:t>
      </w:r>
      <w:r w:rsidR="005D392C" w:rsidRPr="005D392C">
        <w:t>va ad Alessia e Jacopo, con cui ho condiviso non solo lo studio, ma anche risate</w:t>
      </w:r>
      <w:r w:rsidR="00453679">
        <w:t xml:space="preserve"> </w:t>
      </w:r>
      <w:r w:rsidR="005D392C" w:rsidRPr="005D392C">
        <w:t>e tanti momenti di vita quotidiana.</w:t>
      </w:r>
    </w:p>
    <w:p w14:paraId="11BE7254" w14:textId="77777777" w:rsidR="000E4F24" w:rsidRPr="000E4F24" w:rsidRDefault="000E4F24" w:rsidP="000E4F24">
      <w:pPr>
        <w:pStyle w:val="Ttesto"/>
        <w:ind w:left="0"/>
      </w:pPr>
    </w:p>
    <w:p w14:paraId="1F291309" w14:textId="0E874A8B" w:rsidR="000E4F24" w:rsidRPr="000E4F24" w:rsidRDefault="000E4F24" w:rsidP="000E4F24">
      <w:pPr>
        <w:pStyle w:val="Ttesto"/>
        <w:ind w:left="0"/>
      </w:pPr>
      <w:r w:rsidRPr="000E4F24">
        <w:t>Infine, ringrazio i miei amici per esserci stati in tutti questi anni, per il loro aiuto e per le serate trascorse insieme che mi hanno permesso di sfogarmi e divertirmi. La loro compagnia è stata fondamentale per mantenere un equilibrio tra studio e momenti di leggerezza.</w:t>
      </w:r>
    </w:p>
    <w:p w14:paraId="0F96D7D5" w14:textId="77777777" w:rsidR="00F530FF" w:rsidRPr="00F530FF" w:rsidRDefault="00F530FF" w:rsidP="00F530FF">
      <w:pPr>
        <w:pStyle w:val="Ttesto"/>
        <w:ind w:left="0"/>
      </w:pPr>
    </w:p>
    <w:p w14:paraId="2C50EB06" w14:textId="61A834EE" w:rsidR="00F05169" w:rsidRDefault="00445B4C" w:rsidP="00B25F28">
      <w:pPr>
        <w:rPr>
          <w:rFonts w:ascii="Times New Roman" w:eastAsia="Times New Roman" w:hAnsi="Times New Roman"/>
          <w:b/>
          <w:bCs/>
          <w:sz w:val="24"/>
          <w:szCs w:val="24"/>
          <w:lang w:eastAsia="it-IT"/>
        </w:rPr>
      </w:pPr>
      <w:r w:rsidRPr="00445B4C">
        <w:rPr>
          <w:rFonts w:ascii="Times New Roman" w:eastAsia="Times New Roman" w:hAnsi="Times New Roman"/>
          <w:sz w:val="24"/>
          <w:szCs w:val="24"/>
          <w:lang w:eastAsia="it-IT"/>
        </w:rPr>
        <w:t>A tutti, esprimo la mia più profonda gratitudine.</w:t>
      </w:r>
    </w:p>
    <w:p w14:paraId="55CDA8EC" w14:textId="77777777" w:rsidR="00F05169" w:rsidRDefault="00F05169" w:rsidP="00B25F28">
      <w:pPr>
        <w:rPr>
          <w:rFonts w:ascii="Times New Roman" w:eastAsia="Times New Roman" w:hAnsi="Times New Roman"/>
          <w:b/>
          <w:bCs/>
          <w:sz w:val="24"/>
          <w:szCs w:val="24"/>
          <w:lang w:eastAsia="it-IT"/>
        </w:rPr>
      </w:pPr>
    </w:p>
    <w:p w14:paraId="2F183EA9" w14:textId="77777777" w:rsidR="00F05169" w:rsidRDefault="00F05169" w:rsidP="00B25F28">
      <w:pPr>
        <w:rPr>
          <w:rFonts w:ascii="Times New Roman" w:eastAsia="Times New Roman" w:hAnsi="Times New Roman"/>
          <w:b/>
          <w:bCs/>
          <w:sz w:val="24"/>
          <w:szCs w:val="24"/>
          <w:lang w:eastAsia="it-IT"/>
        </w:rPr>
      </w:pPr>
    </w:p>
    <w:p w14:paraId="453A0D6A" w14:textId="77777777" w:rsidR="00F05169" w:rsidRDefault="00F05169" w:rsidP="00B25F28">
      <w:pPr>
        <w:rPr>
          <w:rFonts w:ascii="Times New Roman" w:eastAsia="Times New Roman" w:hAnsi="Times New Roman"/>
          <w:b/>
          <w:bCs/>
          <w:sz w:val="24"/>
          <w:szCs w:val="24"/>
          <w:lang w:eastAsia="it-IT"/>
        </w:rPr>
      </w:pPr>
    </w:p>
    <w:p w14:paraId="245189F8" w14:textId="77777777" w:rsidR="00F05169" w:rsidRDefault="00F05169" w:rsidP="00B25F28">
      <w:pPr>
        <w:rPr>
          <w:rFonts w:ascii="Times New Roman" w:eastAsia="Times New Roman" w:hAnsi="Times New Roman"/>
          <w:b/>
          <w:bCs/>
          <w:sz w:val="24"/>
          <w:szCs w:val="24"/>
          <w:lang w:eastAsia="it-IT"/>
        </w:rPr>
      </w:pPr>
    </w:p>
    <w:p w14:paraId="51683F00" w14:textId="77777777" w:rsidR="00F05169" w:rsidRDefault="00F05169" w:rsidP="00B25F28">
      <w:pPr>
        <w:rPr>
          <w:rFonts w:ascii="Times New Roman" w:eastAsia="Times New Roman" w:hAnsi="Times New Roman"/>
          <w:b/>
          <w:bCs/>
          <w:sz w:val="24"/>
          <w:szCs w:val="24"/>
          <w:lang w:eastAsia="it-IT"/>
        </w:rPr>
      </w:pPr>
    </w:p>
    <w:p w14:paraId="3CDFADF2" w14:textId="77777777" w:rsidR="00F05169" w:rsidRDefault="00F05169" w:rsidP="00B25F28">
      <w:pPr>
        <w:rPr>
          <w:rFonts w:ascii="Times New Roman" w:eastAsia="Times New Roman" w:hAnsi="Times New Roman"/>
          <w:b/>
          <w:bCs/>
          <w:sz w:val="24"/>
          <w:szCs w:val="24"/>
          <w:lang w:eastAsia="it-IT"/>
        </w:rPr>
      </w:pPr>
    </w:p>
    <w:p w14:paraId="47176240" w14:textId="77777777" w:rsidR="00F05169" w:rsidRDefault="00F05169" w:rsidP="00B25F28">
      <w:pPr>
        <w:rPr>
          <w:rFonts w:ascii="Times New Roman" w:eastAsia="Times New Roman" w:hAnsi="Times New Roman"/>
          <w:b/>
          <w:bCs/>
          <w:sz w:val="24"/>
          <w:szCs w:val="24"/>
          <w:lang w:eastAsia="it-IT"/>
        </w:rPr>
      </w:pPr>
    </w:p>
    <w:p w14:paraId="7BC42B3A" w14:textId="77777777" w:rsidR="00F05169" w:rsidRDefault="00F05169" w:rsidP="00B25F28">
      <w:pPr>
        <w:rPr>
          <w:rFonts w:ascii="Times New Roman" w:eastAsia="Times New Roman" w:hAnsi="Times New Roman"/>
          <w:b/>
          <w:bCs/>
          <w:sz w:val="24"/>
          <w:szCs w:val="24"/>
          <w:lang w:eastAsia="it-IT"/>
        </w:rPr>
      </w:pPr>
    </w:p>
    <w:p w14:paraId="414B106F" w14:textId="77777777" w:rsidR="00F05169" w:rsidRDefault="00F05169" w:rsidP="00B25F28">
      <w:pPr>
        <w:rPr>
          <w:rFonts w:ascii="Times New Roman" w:eastAsia="Times New Roman" w:hAnsi="Times New Roman"/>
          <w:b/>
          <w:bCs/>
          <w:sz w:val="24"/>
          <w:szCs w:val="24"/>
          <w:lang w:eastAsia="it-IT"/>
        </w:rPr>
      </w:pPr>
    </w:p>
    <w:p w14:paraId="73809DF8" w14:textId="77777777" w:rsidR="00F05169" w:rsidRDefault="00F05169" w:rsidP="00B25F28">
      <w:pPr>
        <w:rPr>
          <w:rFonts w:ascii="Times New Roman" w:eastAsia="Times New Roman" w:hAnsi="Times New Roman"/>
          <w:b/>
          <w:bCs/>
          <w:sz w:val="24"/>
          <w:szCs w:val="24"/>
          <w:lang w:eastAsia="it-IT"/>
        </w:rPr>
      </w:pPr>
    </w:p>
    <w:p w14:paraId="367A3076" w14:textId="77777777" w:rsidR="00F05169" w:rsidRDefault="00F05169" w:rsidP="00B25F28">
      <w:pPr>
        <w:rPr>
          <w:rFonts w:ascii="Times New Roman" w:eastAsia="Times New Roman" w:hAnsi="Times New Roman"/>
          <w:b/>
          <w:bCs/>
          <w:sz w:val="24"/>
          <w:szCs w:val="24"/>
          <w:lang w:eastAsia="it-IT"/>
        </w:rPr>
      </w:pPr>
    </w:p>
    <w:p w14:paraId="44B5D8A1" w14:textId="77777777" w:rsidR="00F05169" w:rsidRDefault="00F05169" w:rsidP="00B25F28">
      <w:pPr>
        <w:rPr>
          <w:rFonts w:ascii="Times New Roman" w:eastAsia="Times New Roman" w:hAnsi="Times New Roman"/>
          <w:b/>
          <w:bCs/>
          <w:sz w:val="24"/>
          <w:szCs w:val="24"/>
          <w:lang w:eastAsia="it-IT"/>
        </w:rPr>
      </w:pPr>
    </w:p>
    <w:p w14:paraId="51052520" w14:textId="77777777" w:rsidR="00F05169" w:rsidRDefault="00F05169" w:rsidP="00B25F28">
      <w:pPr>
        <w:rPr>
          <w:rFonts w:ascii="Times New Roman" w:eastAsia="Times New Roman" w:hAnsi="Times New Roman"/>
          <w:b/>
          <w:bCs/>
          <w:sz w:val="24"/>
          <w:szCs w:val="24"/>
          <w:lang w:eastAsia="it-IT"/>
        </w:rPr>
      </w:pPr>
    </w:p>
    <w:p w14:paraId="142CBBB9" w14:textId="77777777" w:rsidR="00F05169" w:rsidRDefault="00F05169" w:rsidP="00B25F28">
      <w:pPr>
        <w:rPr>
          <w:rFonts w:ascii="Times New Roman" w:eastAsia="Times New Roman" w:hAnsi="Times New Roman"/>
          <w:b/>
          <w:bCs/>
          <w:sz w:val="24"/>
          <w:szCs w:val="24"/>
          <w:lang w:eastAsia="it-IT"/>
        </w:rPr>
      </w:pPr>
    </w:p>
    <w:p w14:paraId="5D1FE252" w14:textId="77777777" w:rsidR="00F05169" w:rsidRDefault="00F05169" w:rsidP="00B25F28">
      <w:pPr>
        <w:rPr>
          <w:rFonts w:ascii="Times New Roman" w:eastAsia="Times New Roman" w:hAnsi="Times New Roman"/>
          <w:b/>
          <w:bCs/>
          <w:sz w:val="24"/>
          <w:szCs w:val="24"/>
          <w:lang w:eastAsia="it-IT"/>
        </w:rPr>
      </w:pPr>
    </w:p>
    <w:p w14:paraId="7504B387" w14:textId="77777777" w:rsidR="00F05169" w:rsidRDefault="00F05169" w:rsidP="00B25F28">
      <w:pPr>
        <w:rPr>
          <w:rFonts w:ascii="Times New Roman" w:eastAsia="Times New Roman" w:hAnsi="Times New Roman"/>
          <w:b/>
          <w:bCs/>
          <w:sz w:val="24"/>
          <w:szCs w:val="24"/>
          <w:lang w:eastAsia="it-IT"/>
        </w:rPr>
      </w:pPr>
    </w:p>
    <w:p w14:paraId="48BFB3B5" w14:textId="77777777" w:rsidR="00F05169" w:rsidRDefault="00F05169" w:rsidP="00B25F28">
      <w:pPr>
        <w:rPr>
          <w:rFonts w:ascii="Times New Roman" w:eastAsia="Times New Roman" w:hAnsi="Times New Roman"/>
          <w:b/>
          <w:bCs/>
          <w:sz w:val="24"/>
          <w:szCs w:val="24"/>
          <w:lang w:eastAsia="it-IT"/>
        </w:rPr>
      </w:pPr>
    </w:p>
    <w:p w14:paraId="5CC5748A" w14:textId="77777777" w:rsidR="00F05169" w:rsidRDefault="00F05169" w:rsidP="0007517E">
      <w:pPr>
        <w:pStyle w:val="TitoloT"/>
        <w:numPr>
          <w:ilvl w:val="0"/>
          <w:numId w:val="0"/>
        </w:numPr>
        <w:rPr>
          <w:rFonts w:eastAsia="Calibri"/>
          <w:iCs w:val="0"/>
          <w:lang w:eastAsia="en-US"/>
        </w:rPr>
        <w:sectPr w:rsidR="00F05169" w:rsidSect="00AF406B">
          <w:pgSz w:w="11906" w:h="16838" w:code="9"/>
          <w:pgMar w:top="1701" w:right="1701" w:bottom="1701" w:left="1701" w:header="709" w:footer="709" w:gutter="0"/>
          <w:cols w:space="708"/>
          <w:docGrid w:linePitch="360"/>
        </w:sectPr>
      </w:pPr>
    </w:p>
    <w:p w14:paraId="086D5044" w14:textId="77777777" w:rsidR="0007517E" w:rsidRPr="0007517E" w:rsidRDefault="0007517E" w:rsidP="0007517E">
      <w:pPr>
        <w:pStyle w:val="TitoloT"/>
        <w:numPr>
          <w:ilvl w:val="0"/>
          <w:numId w:val="0"/>
        </w:numPr>
        <w:rPr>
          <w:rFonts w:eastAsia="Calibri"/>
          <w:iCs w:val="0"/>
          <w:lang w:eastAsia="en-US"/>
        </w:rPr>
      </w:pPr>
      <w:bookmarkStart w:id="456" w:name="_Toc175647202"/>
      <w:r w:rsidRPr="0007517E">
        <w:rPr>
          <w:rFonts w:eastAsia="Calibri"/>
          <w:iCs w:val="0"/>
          <w:lang w:eastAsia="en-US"/>
        </w:rPr>
        <w:lastRenderedPageBreak/>
        <w:t>Bibliografia</w:t>
      </w:r>
      <w:bookmarkEnd w:id="456"/>
    </w:p>
    <w:p w14:paraId="4F1BA939" w14:textId="77777777" w:rsidR="003E21EA" w:rsidRDefault="003E21EA" w:rsidP="003E21EA">
      <w:pPr>
        <w:pStyle w:val="Ttesto"/>
        <w:numPr>
          <w:ilvl w:val="0"/>
          <w:numId w:val="48"/>
        </w:numPr>
        <w:ind w:left="426"/>
        <w:rPr>
          <w:lang w:val="en-US"/>
        </w:rPr>
      </w:pPr>
      <w:r w:rsidRPr="0036035E">
        <w:rPr>
          <w:lang w:val="en-US"/>
        </w:rPr>
        <w:t>Addepally, A., &amp; Purkayastha, S. (2017). Mobile application based cognitive behavior therapy (CBT) for identifying and managing depression and anxiety.</w:t>
      </w:r>
    </w:p>
    <w:p w14:paraId="288D9F05" w14:textId="77777777" w:rsidR="003E21EA" w:rsidRDefault="003E21EA" w:rsidP="003E21EA">
      <w:pPr>
        <w:pStyle w:val="Ttesto"/>
        <w:numPr>
          <w:ilvl w:val="0"/>
          <w:numId w:val="48"/>
        </w:numPr>
        <w:ind w:left="426"/>
        <w:rPr>
          <w:lang w:val="en-US"/>
        </w:rPr>
      </w:pPr>
      <w:r w:rsidRPr="0036035E">
        <w:rPr>
          <w:lang w:val="en-US"/>
        </w:rPr>
        <w:t>Bakker, D., Kazantzis, N., Rickwood, D., &amp; Rickard, N. (2016). Mental health smartphone apps: Review and evidence-based recommendations for future developments.</w:t>
      </w:r>
    </w:p>
    <w:p w14:paraId="5463B2A7" w14:textId="6A7D2F7D" w:rsidR="003E21EA" w:rsidRPr="003E21EA" w:rsidRDefault="003E21EA" w:rsidP="003E21EA">
      <w:pPr>
        <w:pStyle w:val="Ttesto"/>
        <w:numPr>
          <w:ilvl w:val="0"/>
          <w:numId w:val="48"/>
        </w:numPr>
        <w:ind w:left="426"/>
        <w:rPr>
          <w:lang w:val="en-US"/>
        </w:rPr>
      </w:pPr>
      <w:r w:rsidRPr="0036035E">
        <w:rPr>
          <w:lang w:val="en-US"/>
        </w:rPr>
        <w:t>Cresswell, J. D. (1997). Mindfulness interventions.</w:t>
      </w:r>
    </w:p>
    <w:p w14:paraId="64AD038A" w14:textId="77777777" w:rsidR="0007517E" w:rsidRDefault="0007517E" w:rsidP="0007517E">
      <w:pPr>
        <w:pStyle w:val="Ttesto"/>
        <w:numPr>
          <w:ilvl w:val="0"/>
          <w:numId w:val="48"/>
        </w:numPr>
        <w:ind w:left="426"/>
        <w:rPr>
          <w:lang w:val="en-US"/>
        </w:rPr>
      </w:pPr>
      <w:r w:rsidRPr="0036035E">
        <w:t xml:space="preserve">Drissia, N., Ouhbia, S., Idrissib, M. A. J., &amp; Ghoghoc, M. (2020). </w:t>
      </w:r>
      <w:r w:rsidRPr="0036035E">
        <w:rPr>
          <w:lang w:val="en-US"/>
        </w:rPr>
        <w:t>An analysis on self-management and treatment-related functionality and characteristics of highly rated anxiety apps.</w:t>
      </w:r>
    </w:p>
    <w:p w14:paraId="66A2909C" w14:textId="0561E218" w:rsidR="003E21EA" w:rsidRDefault="003E21EA" w:rsidP="003E21EA">
      <w:pPr>
        <w:pStyle w:val="Ttesto"/>
        <w:numPr>
          <w:ilvl w:val="0"/>
          <w:numId w:val="48"/>
        </w:numPr>
        <w:ind w:left="426"/>
        <w:rPr>
          <w:lang w:val="en-US"/>
        </w:rPr>
      </w:pPr>
      <w:r w:rsidRPr="0036035E">
        <w:t xml:space="preserve">Fava, G., Rafanelli, C., Savron, G. (1998). </w:t>
      </w:r>
      <w:r w:rsidRPr="0036035E">
        <w:rPr>
          <w:lang w:val="en-US"/>
        </w:rPr>
        <w:t>L'ansia.</w:t>
      </w:r>
    </w:p>
    <w:p w14:paraId="128D3599" w14:textId="77777777" w:rsidR="00691CF2" w:rsidRDefault="00691CF2" w:rsidP="00691CF2">
      <w:pPr>
        <w:pStyle w:val="Ttesto"/>
        <w:numPr>
          <w:ilvl w:val="0"/>
          <w:numId w:val="48"/>
        </w:numPr>
        <w:ind w:left="426"/>
        <w:rPr>
          <w:lang w:val="en-US"/>
        </w:rPr>
      </w:pPr>
      <w:r w:rsidRPr="0036035E">
        <w:rPr>
          <w:lang w:val="en-US"/>
        </w:rPr>
        <w:t>Ijsselsteijn, S., Mirovic, J., &amp; Ruland, C. M. (2018). Creating gameful design in mHealth: A participatory co-design approach.</w:t>
      </w:r>
    </w:p>
    <w:p w14:paraId="08EB658D" w14:textId="1EBCCB76" w:rsidR="00F31E49" w:rsidRPr="00F31E49" w:rsidRDefault="00F31E49" w:rsidP="00F31E49">
      <w:pPr>
        <w:pStyle w:val="Ttesto"/>
        <w:numPr>
          <w:ilvl w:val="0"/>
          <w:numId w:val="48"/>
        </w:numPr>
        <w:ind w:left="426"/>
        <w:rPr>
          <w:lang w:val="en-US"/>
        </w:rPr>
      </w:pPr>
      <w:r w:rsidRPr="0036035E">
        <w:rPr>
          <w:lang w:val="en-US"/>
        </w:rPr>
        <w:t>j. Phys. (2020). Application of a new technology stack in the development of the mobile app "Schedule of classes".</w:t>
      </w:r>
    </w:p>
    <w:p w14:paraId="3A76DA2F" w14:textId="0D76AFD2" w:rsidR="00691CF2" w:rsidRPr="00691CF2" w:rsidRDefault="00691CF2" w:rsidP="00691CF2">
      <w:pPr>
        <w:pStyle w:val="Ttesto"/>
        <w:numPr>
          <w:ilvl w:val="0"/>
          <w:numId w:val="48"/>
        </w:numPr>
        <w:ind w:left="426"/>
        <w:rPr>
          <w:lang w:val="en-US"/>
        </w:rPr>
      </w:pPr>
      <w:r w:rsidRPr="0036035E">
        <w:rPr>
          <w:lang w:val="en-US"/>
        </w:rPr>
        <w:t>Lee, S., Oh, J. W., Park, K. M., Lee, S., &amp; Lee, E. (2023). Digital cognitive behavioral therapy for insomnia on depression and anxiety: A systematic review and meta-analysis.</w:t>
      </w:r>
    </w:p>
    <w:p w14:paraId="5C6D9FDF" w14:textId="77777777" w:rsidR="0007517E" w:rsidRDefault="0007517E" w:rsidP="0007517E">
      <w:pPr>
        <w:pStyle w:val="Ttesto"/>
        <w:numPr>
          <w:ilvl w:val="0"/>
          <w:numId w:val="48"/>
        </w:numPr>
        <w:ind w:left="426"/>
        <w:rPr>
          <w:lang w:val="en-US"/>
        </w:rPr>
      </w:pPr>
      <w:r w:rsidRPr="0036035E">
        <w:rPr>
          <w:lang w:val="en-US"/>
        </w:rPr>
        <w:t>Marshall, J. M., Dunstan, D. A., &amp; Bartik, W. (2020). Apps with maps—Anxiety and depression mobile apps with evidence-based frameworks: Systematic search of major app stores.</w:t>
      </w:r>
    </w:p>
    <w:p w14:paraId="08E96A2B" w14:textId="77777777" w:rsidR="0007517E" w:rsidRDefault="0007517E" w:rsidP="0007517E">
      <w:pPr>
        <w:pStyle w:val="Ttesto"/>
        <w:numPr>
          <w:ilvl w:val="0"/>
          <w:numId w:val="48"/>
        </w:numPr>
        <w:ind w:left="426"/>
        <w:rPr>
          <w:lang w:val="en-US"/>
        </w:rPr>
      </w:pPr>
      <w:r w:rsidRPr="0036035E">
        <w:rPr>
          <w:lang w:val="en-US"/>
        </w:rPr>
        <w:t>Mouael, K., Bahaaddinbeigy, K., Mashoof, E., &amp; Dinari, F. (2020). Design and development of a mobile-based self-care application for patients with depression and anxiety disorders.</w:t>
      </w:r>
    </w:p>
    <w:p w14:paraId="1797BE48" w14:textId="4CEF3B72" w:rsidR="00691CF2" w:rsidRDefault="00691CF2" w:rsidP="00691CF2">
      <w:pPr>
        <w:pStyle w:val="Ttesto"/>
        <w:numPr>
          <w:ilvl w:val="0"/>
          <w:numId w:val="48"/>
        </w:numPr>
        <w:ind w:left="426"/>
      </w:pPr>
      <w:r w:rsidRPr="0036035E">
        <w:t>Sargenti, J., &amp; Skory, A. (2023). Il ruolo della respirazione consapevole come strumento per la gestione dell'ansia non patologica negli studenti universitari.</w:t>
      </w:r>
    </w:p>
    <w:p w14:paraId="12633162" w14:textId="2F005114" w:rsidR="00345BB8" w:rsidRPr="00345BB8" w:rsidRDefault="00345BB8" w:rsidP="00345BB8">
      <w:pPr>
        <w:pStyle w:val="Ttesto"/>
        <w:numPr>
          <w:ilvl w:val="0"/>
          <w:numId w:val="48"/>
        </w:numPr>
        <w:ind w:left="426"/>
        <w:rPr>
          <w:lang w:val="en-US"/>
        </w:rPr>
      </w:pPr>
      <w:r w:rsidRPr="0036035E">
        <w:rPr>
          <w:lang w:val="en-US"/>
        </w:rPr>
        <w:t>Valinskas, S., Nakrys, M., Aleknavicius, K., &amp; Jonusas, J. (2023). Sensa mobile app for managing stress, anxiety, and depression symptoms: Pilot cohort study.</w:t>
      </w:r>
    </w:p>
    <w:p w14:paraId="2F71470D" w14:textId="77777777" w:rsidR="0007517E" w:rsidRDefault="0007517E" w:rsidP="0007517E">
      <w:pPr>
        <w:pStyle w:val="Ttesto"/>
        <w:numPr>
          <w:ilvl w:val="0"/>
          <w:numId w:val="48"/>
        </w:numPr>
        <w:ind w:left="426"/>
        <w:rPr>
          <w:lang w:val="en-US"/>
        </w:rPr>
      </w:pPr>
      <w:r w:rsidRPr="0036035E">
        <w:rPr>
          <w:lang w:val="en-US"/>
        </w:rPr>
        <w:t>Wang, C. Y., Chan, C. L. W., &amp; Chan, C. H. Y. (2014). Managing stress and anxiety through qigong exercise in healthy adults: A systematic review and meta-analysis of randomized controlled trials.</w:t>
      </w:r>
    </w:p>
    <w:p w14:paraId="67382A8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2B810F4E" w14:textId="77777777" w:rsidR="008D49D5" w:rsidRDefault="008D49D5" w:rsidP="008D49D5">
      <w:pPr>
        <w:pStyle w:val="Ttesto"/>
        <w:ind w:left="426"/>
        <w:rPr>
          <w:lang w:val="en-US"/>
        </w:rPr>
        <w:sectPr w:rsidR="008D49D5" w:rsidSect="00AF406B">
          <w:pgSz w:w="11906" w:h="16838" w:code="9"/>
          <w:pgMar w:top="1701" w:right="1701" w:bottom="1701" w:left="1701" w:header="709" w:footer="709" w:gutter="0"/>
          <w:cols w:space="708"/>
          <w:docGrid w:linePitch="360"/>
        </w:sectPr>
      </w:pPr>
    </w:p>
    <w:p w14:paraId="07CDC340" w14:textId="77061585" w:rsidR="00D416E5" w:rsidRPr="003F6BFE" w:rsidRDefault="00D416E5" w:rsidP="003F6BFE">
      <w:pPr>
        <w:pStyle w:val="TitoloT"/>
        <w:numPr>
          <w:ilvl w:val="0"/>
          <w:numId w:val="0"/>
        </w:numPr>
        <w:rPr>
          <w:rFonts w:eastAsia="Calibri"/>
          <w:iCs w:val="0"/>
          <w:lang w:eastAsia="en-US"/>
        </w:rPr>
      </w:pPr>
      <w:bookmarkStart w:id="457" w:name="_Toc175647203"/>
      <w:r w:rsidRPr="003F6BFE">
        <w:rPr>
          <w:rFonts w:eastAsia="Calibri"/>
          <w:iCs w:val="0"/>
          <w:lang w:eastAsia="en-US"/>
        </w:rPr>
        <w:lastRenderedPageBreak/>
        <w:t>Sitografia</w:t>
      </w:r>
      <w:bookmarkEnd w:id="457"/>
    </w:p>
    <w:p w14:paraId="532D771A" w14:textId="5D561765" w:rsidR="00DD7A98" w:rsidRDefault="00DD7A98" w:rsidP="00ED4F35">
      <w:pPr>
        <w:pStyle w:val="Ttesto"/>
        <w:numPr>
          <w:ilvl w:val="0"/>
          <w:numId w:val="54"/>
        </w:numPr>
        <w:ind w:left="426"/>
      </w:pPr>
      <w:r>
        <w:t xml:space="preserve">State of Mind. "L'ansia." Disponibile su: </w:t>
      </w:r>
      <w:hyperlink r:id="rId55" w:history="1">
        <w:r w:rsidR="00EE507F" w:rsidRPr="00146328">
          <w:rPr>
            <w:rStyle w:val="Collegamentoipertestuale"/>
          </w:rPr>
          <w:t>https://www.stateofmind.it/ansia/</w:t>
        </w:r>
      </w:hyperlink>
      <w:r w:rsidR="00EE507F">
        <w:t xml:space="preserve"> </w:t>
      </w:r>
    </w:p>
    <w:p w14:paraId="1642669D" w14:textId="4ACC77F9" w:rsidR="00DD7A98" w:rsidRPr="00DD7A98" w:rsidRDefault="00DD7A98" w:rsidP="00ED4F35">
      <w:pPr>
        <w:pStyle w:val="Ttesto"/>
        <w:numPr>
          <w:ilvl w:val="0"/>
          <w:numId w:val="54"/>
        </w:numPr>
        <w:ind w:left="426"/>
        <w:rPr>
          <w:lang w:val="en-US"/>
        </w:rPr>
      </w:pPr>
      <w:r w:rsidRPr="00EE507F">
        <w:rPr>
          <w:lang w:val="en-US"/>
        </w:rPr>
        <w:t xml:space="preserve">Riverpod Documentation. "Riverpod: A Reactive State-Management Library for Flutter." Disponibile </w:t>
      </w:r>
      <w:proofErr w:type="spellStart"/>
      <w:r w:rsidRPr="00EE507F">
        <w:rPr>
          <w:lang w:val="en-US"/>
        </w:rPr>
        <w:t>su</w:t>
      </w:r>
      <w:proofErr w:type="spellEnd"/>
      <w:r w:rsidRPr="00EE507F">
        <w:rPr>
          <w:lang w:val="en-US"/>
        </w:rPr>
        <w:t xml:space="preserve">: </w:t>
      </w:r>
      <w:hyperlink r:id="rId56" w:history="1">
        <w:r w:rsidR="00EE507F" w:rsidRPr="00EE507F">
          <w:rPr>
            <w:rStyle w:val="Collegamentoipertestuale"/>
            <w:lang w:val="en-US"/>
          </w:rPr>
          <w:t>https://riverpod.dev</w:t>
        </w:r>
      </w:hyperlink>
      <w:r w:rsidR="00EE507F" w:rsidRPr="00EE507F">
        <w:rPr>
          <w:lang w:val="en-US"/>
        </w:rPr>
        <w:t xml:space="preserve"> </w:t>
      </w:r>
    </w:p>
    <w:p w14:paraId="75690C50" w14:textId="21237615" w:rsidR="00DD7A98" w:rsidRPr="00EE507F" w:rsidRDefault="00DD7A98" w:rsidP="00ED4F35">
      <w:pPr>
        <w:pStyle w:val="Ttesto"/>
        <w:numPr>
          <w:ilvl w:val="0"/>
          <w:numId w:val="54"/>
        </w:numPr>
        <w:ind w:left="426"/>
      </w:pPr>
      <w:r w:rsidRPr="00DD7A98">
        <w:rPr>
          <w:lang w:val="en-US"/>
        </w:rPr>
        <w:t xml:space="preserve">Code with Andrea. "Flutter App Architecture: The Introduction to Riverpod." </w:t>
      </w:r>
      <w:r>
        <w:t xml:space="preserve">Disponibile su: </w:t>
      </w:r>
      <w:hyperlink r:id="rId57" w:history="1">
        <w:r w:rsidR="00EE507F" w:rsidRPr="00146328">
          <w:rPr>
            <w:rStyle w:val="Collegamentoipertestuale"/>
          </w:rPr>
          <w:t>https://codewithandrea.com/articles/flutter-app-architecture-riverpod-introduction/</w:t>
        </w:r>
      </w:hyperlink>
      <w:r w:rsidR="00EE507F">
        <w:t xml:space="preserve"> </w:t>
      </w:r>
    </w:p>
    <w:p w14:paraId="5A06B7C3" w14:textId="28380867" w:rsidR="00DD7A98" w:rsidRPr="00EE507F" w:rsidRDefault="00DD7A98" w:rsidP="00ED4F35">
      <w:pPr>
        <w:pStyle w:val="Ttesto"/>
        <w:numPr>
          <w:ilvl w:val="0"/>
          <w:numId w:val="54"/>
        </w:numPr>
        <w:ind w:left="426"/>
      </w:pPr>
      <w:r w:rsidRPr="00DD7A98">
        <w:rPr>
          <w:lang w:val="en-US"/>
        </w:rPr>
        <w:t xml:space="preserve">Amazon Web Services. "Build a Flutter Mobile App – Part One." </w:t>
      </w:r>
      <w:r>
        <w:t xml:space="preserve">Disponibile su: </w:t>
      </w:r>
      <w:hyperlink r:id="rId58" w:history="1">
        <w:r w:rsidR="00EE507F" w:rsidRPr="00146328">
          <w:rPr>
            <w:rStyle w:val="Collegamentoipertestuale"/>
          </w:rPr>
          <w:t>https://aws.amazon.com/it/getting-started/hands-on/build-flutter-mobile-app-part-one/</w:t>
        </w:r>
      </w:hyperlink>
      <w:r w:rsidR="00EE507F">
        <w:t xml:space="preserve"> </w:t>
      </w:r>
    </w:p>
    <w:p w14:paraId="67452951" w14:textId="08A71769" w:rsidR="00DD7A98" w:rsidRDefault="00DD7A98" w:rsidP="00ED4F35">
      <w:pPr>
        <w:pStyle w:val="Ttesto"/>
        <w:numPr>
          <w:ilvl w:val="0"/>
          <w:numId w:val="54"/>
        </w:numPr>
        <w:ind w:left="426"/>
      </w:pPr>
      <w:r w:rsidRPr="00DD7A98">
        <w:rPr>
          <w:lang w:val="en-US"/>
        </w:rPr>
        <w:t xml:space="preserve">Dart Programming Language. "Dart: A Language Optimized for Client-side Development." </w:t>
      </w:r>
      <w:r>
        <w:t xml:space="preserve">Disponibile su: </w:t>
      </w:r>
      <w:hyperlink r:id="rId59" w:history="1">
        <w:r w:rsidR="00EE507F" w:rsidRPr="00146328">
          <w:rPr>
            <w:rStyle w:val="Collegamentoipertestuale"/>
          </w:rPr>
          <w:t>https://dart.dev/</w:t>
        </w:r>
      </w:hyperlink>
      <w:r w:rsidR="00EE507F">
        <w:t xml:space="preserve"> </w:t>
      </w:r>
    </w:p>
    <w:p w14:paraId="6983C03C" w14:textId="0D39CF45" w:rsidR="00DD7A98" w:rsidRPr="00EE507F" w:rsidRDefault="00DD7A98" w:rsidP="00ED4F35">
      <w:pPr>
        <w:pStyle w:val="Ttesto"/>
        <w:numPr>
          <w:ilvl w:val="0"/>
          <w:numId w:val="54"/>
        </w:numPr>
        <w:ind w:left="426"/>
      </w:pPr>
      <w:r w:rsidRPr="00DD7A98">
        <w:rPr>
          <w:lang w:val="en-US"/>
        </w:rPr>
        <w:t xml:space="preserve">Medium. "Flutter App Development: Pros and Cons in 2024." </w:t>
      </w:r>
      <w:r>
        <w:t xml:space="preserve">Disponibile su: </w:t>
      </w:r>
      <w:hyperlink r:id="rId60" w:history="1">
        <w:r w:rsidR="00EE507F" w:rsidRPr="00146328">
          <w:rPr>
            <w:rStyle w:val="Collegamentoipertestuale"/>
          </w:rPr>
          <w:t>https://medium.com/@sofvaresolutionsllp/flutter-app-development-pros-and-cons-in-2024-dc2f50d3e7af</w:t>
        </w:r>
      </w:hyperlink>
      <w:r w:rsidR="00EE507F">
        <w:t xml:space="preserve"> </w:t>
      </w:r>
    </w:p>
    <w:p w14:paraId="13267538" w14:textId="7DD13F69" w:rsidR="00DD7A98" w:rsidRDefault="00DD7A98" w:rsidP="00ED4F35">
      <w:pPr>
        <w:pStyle w:val="Ttesto"/>
        <w:numPr>
          <w:ilvl w:val="0"/>
          <w:numId w:val="54"/>
        </w:numPr>
        <w:ind w:left="426"/>
      </w:pPr>
      <w:proofErr w:type="spellStart"/>
      <w:r w:rsidRPr="00DD7A98">
        <w:rPr>
          <w:lang w:val="en-US"/>
        </w:rPr>
        <w:t>Creatopy</w:t>
      </w:r>
      <w:proofErr w:type="spellEnd"/>
      <w:r w:rsidRPr="00DD7A98">
        <w:rPr>
          <w:lang w:val="en-US"/>
        </w:rPr>
        <w:t xml:space="preserve">. "Pastel Colors: Exploring the Soft Side of Design." </w:t>
      </w:r>
      <w:r>
        <w:t xml:space="preserve">Disponibile su: </w:t>
      </w:r>
      <w:hyperlink r:id="rId61" w:anchor="c" w:history="1">
        <w:r w:rsidR="00400B25" w:rsidRPr="00146328">
          <w:rPr>
            <w:rStyle w:val="Collegamentoipertestuale"/>
          </w:rPr>
          <w:t>https://www.creatopy.com/blog/pastel-colors/#c</w:t>
        </w:r>
      </w:hyperlink>
      <w:r w:rsidR="00400B25">
        <w:t xml:space="preserve"> </w:t>
      </w:r>
    </w:p>
    <w:p w14:paraId="4B87C553" w14:textId="5F7AABEF" w:rsidR="00DD7A98" w:rsidRDefault="00DD7A98" w:rsidP="00ED4F35">
      <w:pPr>
        <w:pStyle w:val="Ttesto"/>
        <w:numPr>
          <w:ilvl w:val="0"/>
          <w:numId w:val="54"/>
        </w:numPr>
        <w:ind w:left="426"/>
      </w:pPr>
      <w:r>
        <w:t xml:space="preserve">Microsoft Support. "Domande Frequenti ai Microsoft Copilot e Microsoft Designer." Disponibile su: </w:t>
      </w:r>
      <w:hyperlink r:id="rId62" w:history="1">
        <w:r w:rsidR="00400B25" w:rsidRPr="00146328">
          <w:rPr>
            <w:rStyle w:val="Collegamentoipertestuale"/>
          </w:rPr>
          <w:t>https://support.microsoft.com/it-it/topic/domande-frequenti-ai-microsoft-copilot-e-microsoft-designer-987b275d-f6f2-4d5d-94c5-e927cffae705</w:t>
        </w:r>
      </w:hyperlink>
      <w:r w:rsidR="00400B25">
        <w:t xml:space="preserve"> </w:t>
      </w:r>
    </w:p>
    <w:p w14:paraId="3801226E" w14:textId="0022D55B" w:rsidR="00DD7A98" w:rsidRDefault="00DD7A98" w:rsidP="00ED4F35">
      <w:pPr>
        <w:pStyle w:val="Ttesto"/>
        <w:numPr>
          <w:ilvl w:val="0"/>
          <w:numId w:val="54"/>
        </w:numPr>
        <w:ind w:left="426"/>
      </w:pPr>
      <w:r>
        <w:t xml:space="preserve">Microsoft Support. "Domande Frequenti su Microsoft Designer." Disponibile su: </w:t>
      </w:r>
      <w:hyperlink r:id="rId63" w:history="1">
        <w:r w:rsidR="00400B25" w:rsidRPr="00146328">
          <w:rPr>
            <w:rStyle w:val="Collegamentoipertestuale"/>
          </w:rPr>
          <w:t>https://support.microsoft.com/it-it/topic/domande-frequenti-su-microsoft-designer-9264654d-22f5-43ac-961d-b35851bbb93f</w:t>
        </w:r>
      </w:hyperlink>
      <w:r w:rsidR="00400B25">
        <w:t xml:space="preserve"> </w:t>
      </w:r>
    </w:p>
    <w:p w14:paraId="7C8BDBD9" w14:textId="535FBC41" w:rsidR="00DD7A98" w:rsidRDefault="00DD7A98" w:rsidP="00ED4F35">
      <w:pPr>
        <w:pStyle w:val="Ttesto"/>
        <w:numPr>
          <w:ilvl w:val="0"/>
          <w:numId w:val="54"/>
        </w:numPr>
        <w:ind w:left="426"/>
      </w:pPr>
      <w:r>
        <w:t xml:space="preserve">TechCompany360. "Okta: L'Eccellenza per la Gestione delle Identità Digitali." Disponibile su: </w:t>
      </w:r>
      <w:hyperlink r:id="rId64" w:history="1">
        <w:r w:rsidR="00934D6F" w:rsidRPr="00146328">
          <w:rPr>
            <w:rStyle w:val="Collegamentoipertestuale"/>
          </w:rPr>
          <w:t>https://www.techcompany360.it/tech-lab/okta-leccellenza-per-la-gestione-delle-identita-digitali/</w:t>
        </w:r>
      </w:hyperlink>
      <w:r w:rsidR="00934D6F">
        <w:t xml:space="preserve"> </w:t>
      </w:r>
    </w:p>
    <w:p w14:paraId="5E4B6928" w14:textId="1AC5EC4C" w:rsidR="00934D6F" w:rsidRDefault="00DD7A98" w:rsidP="00ED4F35">
      <w:pPr>
        <w:pStyle w:val="Ttesto"/>
        <w:numPr>
          <w:ilvl w:val="0"/>
          <w:numId w:val="54"/>
        </w:numPr>
        <w:ind w:left="426"/>
      </w:pPr>
      <w:proofErr w:type="spellStart"/>
      <w:r>
        <w:t>We</w:t>
      </w:r>
      <w:proofErr w:type="spellEnd"/>
      <w:r>
        <w:t xml:space="preserve"> Are Planet. "Quello che è Auth0." Disponibile su: </w:t>
      </w:r>
    </w:p>
    <w:p w14:paraId="2B54F4B5" w14:textId="0A89BE73" w:rsidR="00DD7A98" w:rsidRPr="00934D6F" w:rsidRDefault="00457C3C" w:rsidP="00ED4F35">
      <w:pPr>
        <w:pStyle w:val="Ttesto"/>
        <w:numPr>
          <w:ilvl w:val="0"/>
          <w:numId w:val="54"/>
        </w:numPr>
        <w:ind w:left="426"/>
      </w:pPr>
      <w:hyperlink r:id="rId65" w:history="1">
        <w:r w:rsidR="00934D6F" w:rsidRPr="00146328">
          <w:rPr>
            <w:rStyle w:val="Collegamentoipertestuale"/>
          </w:rPr>
          <w:t>https://www.weareplanet.com/it/blog/quello-che-e-auth0</w:t>
        </w:r>
      </w:hyperlink>
      <w:r w:rsidR="00934D6F">
        <w:t xml:space="preserve"> </w:t>
      </w:r>
    </w:p>
    <w:p w14:paraId="35B5F331" w14:textId="3606E9F0" w:rsidR="008D49D5" w:rsidRPr="00DD7A98" w:rsidRDefault="00DD7A98" w:rsidP="00ED4F35">
      <w:pPr>
        <w:pStyle w:val="Ttesto"/>
        <w:numPr>
          <w:ilvl w:val="0"/>
          <w:numId w:val="54"/>
        </w:numPr>
        <w:ind w:left="426"/>
      </w:pPr>
      <w:r w:rsidRPr="00DD7A98">
        <w:rPr>
          <w:lang w:val="en-US"/>
        </w:rPr>
        <w:t xml:space="preserve">Amazon Web Services. </w:t>
      </w:r>
      <w:r w:rsidRPr="0086510D">
        <w:rPr>
          <w:lang w:val="en-US"/>
          <w:rPrChange w:id="458" w:author="LARA LONGHI" w:date="2024-08-29T18:48:00Z" w16du:dateUtc="2024-08-29T16:48:00Z">
            <w:rPr/>
          </w:rPrChange>
        </w:rPr>
        <w:t xml:space="preserve">"What is Amazon Cognito?" </w:t>
      </w:r>
      <w:r>
        <w:t xml:space="preserve">Disponibile su: </w:t>
      </w:r>
      <w:hyperlink r:id="rId66" w:history="1">
        <w:r w:rsidR="00934D6F" w:rsidRPr="00146328">
          <w:rPr>
            <w:rStyle w:val="Collegamentoipertestuale"/>
          </w:rPr>
          <w:t>https://docs.aws.amazon.com/it_it/cognito/latest/developerguide/what-is-amazon-cognito.html</w:t>
        </w:r>
      </w:hyperlink>
      <w:r w:rsidR="00934D6F">
        <w:t xml:space="preserve"> </w:t>
      </w:r>
    </w:p>
    <w:p w14:paraId="47AB80FF" w14:textId="77777777" w:rsidR="00ED4F35" w:rsidRDefault="00ED4F35" w:rsidP="008D49D5">
      <w:pPr>
        <w:pStyle w:val="TitoloT"/>
        <w:numPr>
          <w:ilvl w:val="0"/>
          <w:numId w:val="0"/>
        </w:numPr>
        <w:sectPr w:rsidR="00ED4F35" w:rsidSect="00AF406B">
          <w:pgSz w:w="11906" w:h="16838" w:code="9"/>
          <w:pgMar w:top="1701" w:right="1701" w:bottom="1701" w:left="1701" w:header="709" w:footer="709" w:gutter="0"/>
          <w:cols w:space="708"/>
          <w:docGrid w:linePitch="360"/>
        </w:sectPr>
      </w:pPr>
      <w:bookmarkStart w:id="459" w:name="_Toc175647204"/>
    </w:p>
    <w:p w14:paraId="75BA5867" w14:textId="77777777" w:rsidR="00ED4F35" w:rsidRDefault="00ED4F35" w:rsidP="008D49D5">
      <w:pPr>
        <w:pStyle w:val="TitoloT"/>
        <w:numPr>
          <w:ilvl w:val="0"/>
          <w:numId w:val="0"/>
        </w:numPr>
      </w:pPr>
    </w:p>
    <w:p w14:paraId="53A7F9A2" w14:textId="77777777" w:rsidR="00ED4F35" w:rsidRDefault="00ED4F35" w:rsidP="008D49D5">
      <w:pPr>
        <w:pStyle w:val="TitoloT"/>
        <w:numPr>
          <w:ilvl w:val="0"/>
          <w:numId w:val="0"/>
        </w:numPr>
      </w:pPr>
    </w:p>
    <w:p w14:paraId="7501431D" w14:textId="77777777" w:rsidR="00ED4F35" w:rsidRDefault="00ED4F35" w:rsidP="008D49D5">
      <w:pPr>
        <w:pStyle w:val="TitoloT"/>
        <w:numPr>
          <w:ilvl w:val="0"/>
          <w:numId w:val="0"/>
        </w:numPr>
      </w:pPr>
    </w:p>
    <w:p w14:paraId="4C094245" w14:textId="77777777" w:rsidR="00ED4F35" w:rsidRDefault="00ED4F35" w:rsidP="008D49D5">
      <w:pPr>
        <w:pStyle w:val="TitoloT"/>
        <w:numPr>
          <w:ilvl w:val="0"/>
          <w:numId w:val="0"/>
        </w:numPr>
      </w:pPr>
    </w:p>
    <w:p w14:paraId="2BD76B27" w14:textId="77777777" w:rsidR="00ED4F35" w:rsidRDefault="00ED4F35" w:rsidP="008D49D5">
      <w:pPr>
        <w:pStyle w:val="TitoloT"/>
        <w:numPr>
          <w:ilvl w:val="0"/>
          <w:numId w:val="0"/>
        </w:numPr>
      </w:pPr>
    </w:p>
    <w:p w14:paraId="7EAE5634" w14:textId="77777777" w:rsidR="00ED4F35" w:rsidRDefault="00ED4F35" w:rsidP="008D49D5">
      <w:pPr>
        <w:pStyle w:val="TitoloT"/>
        <w:numPr>
          <w:ilvl w:val="0"/>
          <w:numId w:val="0"/>
        </w:numPr>
      </w:pPr>
    </w:p>
    <w:p w14:paraId="5B82049A" w14:textId="77777777" w:rsidR="00ED4F35" w:rsidRDefault="00ED4F35" w:rsidP="008D49D5">
      <w:pPr>
        <w:pStyle w:val="TitoloT"/>
        <w:numPr>
          <w:ilvl w:val="0"/>
          <w:numId w:val="0"/>
        </w:numPr>
      </w:pPr>
    </w:p>
    <w:p w14:paraId="1E389B9D" w14:textId="77777777" w:rsidR="00ED4F35" w:rsidRDefault="00ED4F35" w:rsidP="008D49D5">
      <w:pPr>
        <w:pStyle w:val="TitoloT"/>
        <w:numPr>
          <w:ilvl w:val="0"/>
          <w:numId w:val="0"/>
        </w:numPr>
      </w:pPr>
    </w:p>
    <w:p w14:paraId="067D81F3" w14:textId="77777777" w:rsidR="00ED4F35" w:rsidRDefault="00ED4F35" w:rsidP="008D49D5">
      <w:pPr>
        <w:pStyle w:val="TitoloT"/>
        <w:numPr>
          <w:ilvl w:val="0"/>
          <w:numId w:val="0"/>
        </w:numPr>
      </w:pPr>
    </w:p>
    <w:p w14:paraId="455E9810" w14:textId="77777777" w:rsidR="00ED4F35" w:rsidRDefault="00ED4F35" w:rsidP="008D49D5">
      <w:pPr>
        <w:pStyle w:val="TitoloT"/>
        <w:numPr>
          <w:ilvl w:val="0"/>
          <w:numId w:val="0"/>
        </w:numPr>
      </w:pPr>
    </w:p>
    <w:p w14:paraId="67BDDC64" w14:textId="77777777" w:rsidR="00ED4F35" w:rsidRDefault="00ED4F35" w:rsidP="008D49D5">
      <w:pPr>
        <w:pStyle w:val="TitoloT"/>
        <w:numPr>
          <w:ilvl w:val="0"/>
          <w:numId w:val="0"/>
        </w:numPr>
      </w:pPr>
    </w:p>
    <w:p w14:paraId="5C5D1BAB" w14:textId="77777777" w:rsidR="00ED4F35" w:rsidRDefault="00ED4F35" w:rsidP="008D49D5">
      <w:pPr>
        <w:pStyle w:val="TitoloT"/>
        <w:numPr>
          <w:ilvl w:val="0"/>
          <w:numId w:val="0"/>
        </w:numPr>
      </w:pPr>
    </w:p>
    <w:p w14:paraId="1586D2E7" w14:textId="77777777" w:rsidR="00ED4F35" w:rsidRDefault="00ED4F35" w:rsidP="008D49D5">
      <w:pPr>
        <w:pStyle w:val="TitoloT"/>
        <w:numPr>
          <w:ilvl w:val="0"/>
          <w:numId w:val="0"/>
        </w:numPr>
      </w:pPr>
    </w:p>
    <w:p w14:paraId="22679EA3" w14:textId="77777777" w:rsidR="00ED4F35" w:rsidRDefault="00ED4F35" w:rsidP="008D49D5">
      <w:pPr>
        <w:pStyle w:val="TitoloT"/>
        <w:numPr>
          <w:ilvl w:val="0"/>
          <w:numId w:val="0"/>
        </w:numPr>
      </w:pPr>
    </w:p>
    <w:p w14:paraId="622DE5E6" w14:textId="77777777" w:rsidR="00ED4F35" w:rsidRDefault="00ED4F35" w:rsidP="008D49D5">
      <w:pPr>
        <w:pStyle w:val="TitoloT"/>
        <w:numPr>
          <w:ilvl w:val="0"/>
          <w:numId w:val="0"/>
        </w:numPr>
      </w:pPr>
    </w:p>
    <w:p w14:paraId="56719715" w14:textId="77777777" w:rsidR="00ED4F35" w:rsidRDefault="00ED4F35" w:rsidP="008D49D5">
      <w:pPr>
        <w:pStyle w:val="TitoloT"/>
        <w:numPr>
          <w:ilvl w:val="0"/>
          <w:numId w:val="0"/>
        </w:numPr>
      </w:pPr>
    </w:p>
    <w:p w14:paraId="38331412" w14:textId="77777777" w:rsidR="00ED4F35" w:rsidRDefault="00ED4F35" w:rsidP="008D49D5">
      <w:pPr>
        <w:pStyle w:val="TitoloT"/>
        <w:numPr>
          <w:ilvl w:val="0"/>
          <w:numId w:val="0"/>
        </w:numPr>
      </w:pPr>
    </w:p>
    <w:p w14:paraId="0108E3AC" w14:textId="77777777" w:rsidR="00ED4F35" w:rsidRDefault="00ED4F35" w:rsidP="008D49D5">
      <w:pPr>
        <w:pStyle w:val="TitoloT"/>
        <w:numPr>
          <w:ilvl w:val="0"/>
          <w:numId w:val="0"/>
        </w:numPr>
      </w:pPr>
    </w:p>
    <w:p w14:paraId="6A8AA0D9" w14:textId="77777777" w:rsidR="00ED4F35" w:rsidRDefault="00ED4F35" w:rsidP="008D49D5">
      <w:pPr>
        <w:pStyle w:val="TitoloT"/>
        <w:numPr>
          <w:ilvl w:val="0"/>
          <w:numId w:val="0"/>
        </w:numPr>
      </w:pPr>
    </w:p>
    <w:p w14:paraId="1A1989C8" w14:textId="77777777" w:rsidR="00ED4F35" w:rsidRDefault="00ED4F35" w:rsidP="008D49D5">
      <w:pPr>
        <w:pStyle w:val="TitoloT"/>
        <w:numPr>
          <w:ilvl w:val="0"/>
          <w:numId w:val="0"/>
        </w:numPr>
      </w:pPr>
    </w:p>
    <w:p w14:paraId="6111F714" w14:textId="77777777" w:rsidR="00ED4F35" w:rsidRDefault="00ED4F35" w:rsidP="008D49D5">
      <w:pPr>
        <w:pStyle w:val="TitoloT"/>
        <w:numPr>
          <w:ilvl w:val="0"/>
          <w:numId w:val="0"/>
        </w:numPr>
      </w:pPr>
    </w:p>
    <w:p w14:paraId="101C635A" w14:textId="77777777" w:rsidR="00ED4F35" w:rsidRDefault="00ED4F35" w:rsidP="008D49D5">
      <w:pPr>
        <w:pStyle w:val="TitoloT"/>
        <w:numPr>
          <w:ilvl w:val="0"/>
          <w:numId w:val="0"/>
        </w:numPr>
      </w:pPr>
    </w:p>
    <w:p w14:paraId="4EDB375F" w14:textId="77777777" w:rsidR="00ED4F35" w:rsidRDefault="00ED4F35" w:rsidP="008D49D5">
      <w:pPr>
        <w:pStyle w:val="TitoloT"/>
        <w:numPr>
          <w:ilvl w:val="0"/>
          <w:numId w:val="0"/>
        </w:numPr>
      </w:pPr>
    </w:p>
    <w:p w14:paraId="4555CB34" w14:textId="77777777" w:rsidR="00ED4F35" w:rsidRDefault="00ED4F35" w:rsidP="008D49D5">
      <w:pPr>
        <w:pStyle w:val="TitoloT"/>
        <w:numPr>
          <w:ilvl w:val="0"/>
          <w:numId w:val="0"/>
        </w:numPr>
      </w:pPr>
    </w:p>
    <w:p w14:paraId="3BB50BB4" w14:textId="77777777" w:rsidR="00ED4F35" w:rsidRDefault="00ED4F35" w:rsidP="008D49D5">
      <w:pPr>
        <w:pStyle w:val="TitoloT"/>
        <w:numPr>
          <w:ilvl w:val="0"/>
          <w:numId w:val="0"/>
        </w:numPr>
      </w:pPr>
    </w:p>
    <w:p w14:paraId="220CC8A2" w14:textId="77777777" w:rsidR="00ED4F35" w:rsidRDefault="00ED4F35" w:rsidP="008D49D5">
      <w:pPr>
        <w:pStyle w:val="TitoloT"/>
        <w:numPr>
          <w:ilvl w:val="0"/>
          <w:numId w:val="0"/>
        </w:numPr>
      </w:pPr>
    </w:p>
    <w:p w14:paraId="59FBCF2D" w14:textId="77777777" w:rsidR="00ED4F35" w:rsidRDefault="00ED4F35" w:rsidP="008D49D5">
      <w:pPr>
        <w:pStyle w:val="TitoloT"/>
        <w:numPr>
          <w:ilvl w:val="0"/>
          <w:numId w:val="0"/>
        </w:numPr>
      </w:pPr>
    </w:p>
    <w:p w14:paraId="5A6D150C" w14:textId="77777777" w:rsidR="00ED4F35" w:rsidRDefault="00ED4F35" w:rsidP="008D49D5">
      <w:pPr>
        <w:pStyle w:val="TitoloT"/>
        <w:numPr>
          <w:ilvl w:val="0"/>
          <w:numId w:val="0"/>
        </w:numPr>
      </w:pPr>
    </w:p>
    <w:p w14:paraId="4FFD5804" w14:textId="77777777" w:rsidR="00ED4F35" w:rsidRDefault="00ED4F35" w:rsidP="008D49D5">
      <w:pPr>
        <w:pStyle w:val="TitoloT"/>
        <w:numPr>
          <w:ilvl w:val="0"/>
          <w:numId w:val="0"/>
        </w:numPr>
      </w:pPr>
    </w:p>
    <w:p w14:paraId="7002B5FD" w14:textId="77777777" w:rsidR="00ED4F35" w:rsidRDefault="00ED4F35" w:rsidP="008D49D5">
      <w:pPr>
        <w:pStyle w:val="TitoloT"/>
        <w:numPr>
          <w:ilvl w:val="0"/>
          <w:numId w:val="0"/>
        </w:numPr>
      </w:pPr>
    </w:p>
    <w:p w14:paraId="08B6E1BB" w14:textId="77777777" w:rsidR="00ED4F35" w:rsidRDefault="00ED4F35" w:rsidP="008D49D5">
      <w:pPr>
        <w:pStyle w:val="TitoloT"/>
        <w:numPr>
          <w:ilvl w:val="0"/>
          <w:numId w:val="0"/>
        </w:numPr>
      </w:pPr>
    </w:p>
    <w:p w14:paraId="3F258AE9" w14:textId="77777777" w:rsidR="00ED4F35" w:rsidRDefault="00ED4F35" w:rsidP="008D49D5">
      <w:pPr>
        <w:pStyle w:val="TitoloT"/>
        <w:numPr>
          <w:ilvl w:val="0"/>
          <w:numId w:val="0"/>
        </w:numPr>
      </w:pPr>
    </w:p>
    <w:p w14:paraId="251EB765" w14:textId="1E4EEFA1" w:rsidR="008D49D5" w:rsidRPr="00B25F28" w:rsidRDefault="00951A89" w:rsidP="008D49D5">
      <w:pPr>
        <w:pStyle w:val="TitoloT"/>
        <w:numPr>
          <w:ilvl w:val="0"/>
          <w:numId w:val="0"/>
        </w:numPr>
      </w:pPr>
      <w:r>
        <w:lastRenderedPageBreak/>
        <w:t xml:space="preserve">Appendice A: </w:t>
      </w:r>
      <w:commentRangeStart w:id="460"/>
      <w:r w:rsidR="008D49D5">
        <w:t>Riferimenti alle librerie utilizzate</w:t>
      </w:r>
      <w:commentRangeEnd w:id="460"/>
      <w:r w:rsidR="008D49D5">
        <w:commentReference w:id="460"/>
      </w:r>
      <w:bookmarkEnd w:id="459"/>
    </w:p>
    <w:p w14:paraId="266E5AAF" w14:textId="77777777" w:rsidR="008D49D5" w:rsidRDefault="008D49D5" w:rsidP="008D49D5">
      <w:pPr>
        <w:pStyle w:val="Ttesto"/>
        <w:ind w:left="0"/>
      </w:pPr>
      <w:r w:rsidRPr="00385B60">
        <w:t xml:space="preserve">Di seguito è riportato l'elenco delle librerie </w:t>
      </w:r>
      <w:r>
        <w:t xml:space="preserve">dei plugin </w:t>
      </w:r>
      <w:r w:rsidRPr="00385B60">
        <w:t>utilizzat</w:t>
      </w:r>
      <w:r>
        <w:t>i</w:t>
      </w:r>
      <w:r w:rsidRPr="00385B60">
        <w:t xml:space="preserve"> per lo sviluppo dell'applicazione, con i relativi link alla loro documentazione su pub.dev:</w:t>
      </w:r>
    </w:p>
    <w:p w14:paraId="7299BFDE" w14:textId="77777777" w:rsidR="008D49D5" w:rsidRDefault="008D49D5" w:rsidP="008D49D5">
      <w:pPr>
        <w:pStyle w:val="Ttesto"/>
        <w:numPr>
          <w:ilvl w:val="0"/>
          <w:numId w:val="34"/>
        </w:numPr>
        <w:ind w:left="426"/>
        <w:rPr>
          <w:lang w:val="en-US"/>
        </w:rPr>
      </w:pPr>
      <w:r w:rsidRPr="00D46C2D">
        <w:rPr>
          <w:lang w:val="en-US"/>
        </w:rPr>
        <w:t xml:space="preserve">audioplayers: </w:t>
      </w:r>
      <w:r>
        <w:fldChar w:fldCharType="begin"/>
      </w:r>
      <w:r w:rsidRPr="00FE238C">
        <w:rPr>
          <w:lang w:val="en-US"/>
          <w:rPrChange w:id="461" w:author="LARA LONGHI" w:date="2024-08-07T10:10:00Z" w16du:dateUtc="2024-08-07T08:10:00Z">
            <w:rPr/>
          </w:rPrChange>
        </w:rPr>
        <w:instrText>HYPERLINK "https://pub.dev/packages/audioplayers"</w:instrText>
      </w:r>
      <w:r>
        <w:fldChar w:fldCharType="separate"/>
      </w:r>
      <w:r w:rsidRPr="00D56CDC">
        <w:rPr>
          <w:rStyle w:val="Collegamentoipertestuale"/>
          <w:lang w:val="en-US"/>
        </w:rPr>
        <w:t>https://pub.dev/packages/audioplayers</w:t>
      </w:r>
      <w:r>
        <w:rPr>
          <w:rStyle w:val="Collegamentoipertestuale"/>
          <w:lang w:val="en-US"/>
        </w:rPr>
        <w:fldChar w:fldCharType="end"/>
      </w:r>
    </w:p>
    <w:p w14:paraId="0F628EC1" w14:textId="77777777" w:rsidR="008D49D5" w:rsidRPr="00D46C2D" w:rsidRDefault="008D49D5" w:rsidP="008D49D5">
      <w:pPr>
        <w:pStyle w:val="Ttesto"/>
        <w:numPr>
          <w:ilvl w:val="0"/>
          <w:numId w:val="34"/>
        </w:numPr>
        <w:ind w:left="426"/>
        <w:rPr>
          <w:lang w:val="en-US"/>
        </w:rPr>
      </w:pPr>
      <w:r w:rsidRPr="00D46C2D">
        <w:rPr>
          <w:lang w:val="en-US"/>
        </w:rPr>
        <w:t xml:space="preserve">aws_client: </w:t>
      </w:r>
      <w:r>
        <w:fldChar w:fldCharType="begin"/>
      </w:r>
      <w:r w:rsidRPr="00FE238C">
        <w:rPr>
          <w:lang w:val="en-US"/>
          <w:rPrChange w:id="462" w:author="LARA LONGHI" w:date="2024-08-07T10:10:00Z" w16du:dateUtc="2024-08-07T08:10:00Z">
            <w:rPr/>
          </w:rPrChange>
        </w:rPr>
        <w:instrText>HYPERLINK "https://pub.dev/packages/aws_client"</w:instrText>
      </w:r>
      <w:r>
        <w:fldChar w:fldCharType="separate"/>
      </w:r>
      <w:r w:rsidRPr="00D56CDC">
        <w:rPr>
          <w:rStyle w:val="Collegamentoipertestuale"/>
          <w:lang w:val="en-US"/>
        </w:rPr>
        <w:t>https://pub.dev/packages/aws_client</w:t>
      </w:r>
      <w:r>
        <w:rPr>
          <w:rStyle w:val="Collegamentoipertestuale"/>
          <w:lang w:val="en-US"/>
        </w:rPr>
        <w:fldChar w:fldCharType="end"/>
      </w:r>
      <w:r>
        <w:rPr>
          <w:lang w:val="en-US"/>
        </w:rPr>
        <w:t xml:space="preserve"> </w:t>
      </w:r>
    </w:p>
    <w:p w14:paraId="530B3331" w14:textId="77777777" w:rsidR="008D49D5" w:rsidRPr="00D46C2D" w:rsidRDefault="008D49D5" w:rsidP="008D49D5">
      <w:pPr>
        <w:pStyle w:val="Ttesto"/>
        <w:numPr>
          <w:ilvl w:val="0"/>
          <w:numId w:val="34"/>
        </w:numPr>
        <w:ind w:left="426"/>
        <w:rPr>
          <w:lang w:val="en-US"/>
        </w:rPr>
      </w:pPr>
      <w:r w:rsidRPr="00D46C2D">
        <w:rPr>
          <w:lang w:val="en-US"/>
        </w:rPr>
        <w:t xml:space="preserve">calendar_date_picker2: </w:t>
      </w:r>
      <w:r>
        <w:fldChar w:fldCharType="begin"/>
      </w:r>
      <w:r w:rsidRPr="00FE238C">
        <w:rPr>
          <w:lang w:val="en-US"/>
          <w:rPrChange w:id="463" w:author="LARA LONGHI" w:date="2024-08-07T10:10:00Z" w16du:dateUtc="2024-08-07T08:10:00Z">
            <w:rPr/>
          </w:rPrChange>
        </w:rPr>
        <w:instrText>HYPERLINK "https://pub.dev/packages/calendar_date_picker2"</w:instrText>
      </w:r>
      <w:r>
        <w:fldChar w:fldCharType="separate"/>
      </w:r>
      <w:r w:rsidRPr="00D56CDC">
        <w:rPr>
          <w:rStyle w:val="Collegamentoipertestuale"/>
          <w:lang w:val="en-US"/>
        </w:rPr>
        <w:t>https://pub.dev/packages/calendar_date_picker2</w:t>
      </w:r>
      <w:r>
        <w:rPr>
          <w:rStyle w:val="Collegamentoipertestuale"/>
          <w:lang w:val="en-US"/>
        </w:rPr>
        <w:fldChar w:fldCharType="end"/>
      </w:r>
      <w:r>
        <w:rPr>
          <w:lang w:val="en-US"/>
        </w:rPr>
        <w:t xml:space="preserve"> </w:t>
      </w:r>
    </w:p>
    <w:p w14:paraId="6FB7B7AA" w14:textId="77777777" w:rsidR="008D49D5" w:rsidRPr="00D46C2D" w:rsidRDefault="008D49D5" w:rsidP="008D49D5">
      <w:pPr>
        <w:pStyle w:val="Ttesto"/>
        <w:numPr>
          <w:ilvl w:val="0"/>
          <w:numId w:val="34"/>
        </w:numPr>
        <w:ind w:left="426"/>
        <w:rPr>
          <w:lang w:val="en-US"/>
        </w:rPr>
      </w:pPr>
      <w:r w:rsidRPr="00D46C2D">
        <w:rPr>
          <w:lang w:val="en-US"/>
        </w:rPr>
        <w:t>firebase_auth:</w:t>
      </w:r>
      <w:r>
        <w:rPr>
          <w:lang w:val="en-US"/>
        </w:rPr>
        <w:t xml:space="preserve"> </w:t>
      </w:r>
      <w:r>
        <w:fldChar w:fldCharType="begin"/>
      </w:r>
      <w:r w:rsidRPr="00FE238C">
        <w:rPr>
          <w:lang w:val="en-US"/>
          <w:rPrChange w:id="464" w:author="LARA LONGHI" w:date="2024-08-07T10:10:00Z" w16du:dateUtc="2024-08-07T08:10:00Z">
            <w:rPr/>
          </w:rPrChange>
        </w:rPr>
        <w:instrText>HYPERLINK "https://pub.dev/packages/firebase_auth"</w:instrText>
      </w:r>
      <w:r>
        <w:fldChar w:fldCharType="separate"/>
      </w:r>
      <w:r w:rsidRPr="00D56CDC">
        <w:rPr>
          <w:rStyle w:val="Collegamentoipertestuale"/>
          <w:lang w:val="en-US"/>
        </w:rPr>
        <w:t>https://pub.dev/packages/firebase_auth</w:t>
      </w:r>
      <w:r>
        <w:rPr>
          <w:rStyle w:val="Collegamentoipertestuale"/>
          <w:lang w:val="en-US"/>
        </w:rPr>
        <w:fldChar w:fldCharType="end"/>
      </w:r>
      <w:r>
        <w:rPr>
          <w:lang w:val="en-US"/>
        </w:rPr>
        <w:t xml:space="preserve"> </w:t>
      </w:r>
    </w:p>
    <w:p w14:paraId="760DDEEE" w14:textId="77777777" w:rsidR="008D49D5" w:rsidRPr="00D46C2D" w:rsidRDefault="008D49D5" w:rsidP="008D49D5">
      <w:pPr>
        <w:pStyle w:val="Ttesto"/>
        <w:numPr>
          <w:ilvl w:val="0"/>
          <w:numId w:val="34"/>
        </w:numPr>
        <w:ind w:left="426"/>
        <w:rPr>
          <w:lang w:val="en-US"/>
        </w:rPr>
      </w:pPr>
      <w:r w:rsidRPr="00D46C2D">
        <w:rPr>
          <w:lang w:val="en-US"/>
        </w:rPr>
        <w:t xml:space="preserve">firebase_core: </w:t>
      </w:r>
      <w:hyperlink r:id="rId67" w:history="1">
        <w:r w:rsidRPr="00D56CDC">
          <w:rPr>
            <w:rStyle w:val="Collegamentoipertestuale"/>
            <w:lang w:val="en-US"/>
          </w:rPr>
          <w:t>https://pub.dev/packages/firebase_core</w:t>
        </w:r>
      </w:hyperlink>
      <w:r>
        <w:rPr>
          <w:lang w:val="en-US"/>
        </w:rPr>
        <w:t xml:space="preserve"> </w:t>
      </w:r>
    </w:p>
    <w:p w14:paraId="0D2E3924" w14:textId="77777777" w:rsidR="008D49D5" w:rsidRPr="00D46C2D" w:rsidRDefault="008D49D5" w:rsidP="008D49D5">
      <w:pPr>
        <w:pStyle w:val="Ttesto"/>
        <w:numPr>
          <w:ilvl w:val="0"/>
          <w:numId w:val="34"/>
        </w:numPr>
        <w:ind w:left="426"/>
        <w:rPr>
          <w:lang w:val="en-US"/>
        </w:rPr>
      </w:pPr>
      <w:r w:rsidRPr="00D46C2D">
        <w:rPr>
          <w:lang w:val="en-US"/>
        </w:rPr>
        <w:t xml:space="preserve">flutter_email_sender: </w:t>
      </w:r>
      <w:r>
        <w:fldChar w:fldCharType="begin"/>
      </w:r>
      <w:r w:rsidRPr="00FE238C">
        <w:rPr>
          <w:lang w:val="en-US"/>
          <w:rPrChange w:id="465" w:author="LARA LONGHI" w:date="2024-08-07T10:10:00Z" w16du:dateUtc="2024-08-07T08:10:00Z">
            <w:rPr/>
          </w:rPrChange>
        </w:rPr>
        <w:instrText>HYPERLINK "https://pub.dev/packages/flutter_email_sender"</w:instrText>
      </w:r>
      <w:r>
        <w:fldChar w:fldCharType="separate"/>
      </w:r>
      <w:r w:rsidRPr="00D56CDC">
        <w:rPr>
          <w:rStyle w:val="Collegamentoipertestuale"/>
          <w:lang w:val="en-US"/>
        </w:rPr>
        <w:t>https://pub.dev/packages/flutter_email_sender</w:t>
      </w:r>
      <w:r>
        <w:rPr>
          <w:rStyle w:val="Collegamentoipertestuale"/>
          <w:lang w:val="en-US"/>
        </w:rPr>
        <w:fldChar w:fldCharType="end"/>
      </w:r>
      <w:r>
        <w:rPr>
          <w:lang w:val="en-US"/>
        </w:rPr>
        <w:t xml:space="preserve"> </w:t>
      </w:r>
    </w:p>
    <w:p w14:paraId="4152C41D" w14:textId="77777777" w:rsidR="008D49D5" w:rsidRPr="00D46C2D" w:rsidRDefault="008D49D5" w:rsidP="008D49D5">
      <w:pPr>
        <w:pStyle w:val="Ttesto"/>
        <w:numPr>
          <w:ilvl w:val="0"/>
          <w:numId w:val="34"/>
        </w:numPr>
        <w:ind w:left="426"/>
        <w:rPr>
          <w:lang w:val="en-US"/>
        </w:rPr>
      </w:pPr>
      <w:r w:rsidRPr="00D46C2D">
        <w:rPr>
          <w:lang w:val="en-US"/>
        </w:rPr>
        <w:t xml:space="preserve">flutter_facebook_auth: </w:t>
      </w:r>
      <w:r>
        <w:fldChar w:fldCharType="begin"/>
      </w:r>
      <w:r w:rsidRPr="00FE238C">
        <w:rPr>
          <w:lang w:val="en-US"/>
          <w:rPrChange w:id="466" w:author="LARA LONGHI" w:date="2024-08-07T10:10:00Z" w16du:dateUtc="2024-08-07T08:10:00Z">
            <w:rPr/>
          </w:rPrChange>
        </w:rPr>
        <w:instrText>HYPERLINK "https://pub.dev/packages/flutter_facebook_auth"</w:instrText>
      </w:r>
      <w:r>
        <w:fldChar w:fldCharType="separate"/>
      </w:r>
      <w:r w:rsidRPr="00D56CDC">
        <w:rPr>
          <w:rStyle w:val="Collegamentoipertestuale"/>
          <w:lang w:val="en-US"/>
        </w:rPr>
        <w:t>https://pub.dev/packages/flutter_facebook_auth</w:t>
      </w:r>
      <w:r>
        <w:rPr>
          <w:rStyle w:val="Collegamentoipertestuale"/>
          <w:lang w:val="en-US"/>
        </w:rPr>
        <w:fldChar w:fldCharType="end"/>
      </w:r>
      <w:r>
        <w:rPr>
          <w:lang w:val="en-US"/>
        </w:rPr>
        <w:t xml:space="preserve"> </w:t>
      </w:r>
    </w:p>
    <w:p w14:paraId="1F3A628E" w14:textId="77777777" w:rsidR="008D49D5" w:rsidRPr="00D46C2D" w:rsidRDefault="008D49D5" w:rsidP="008D49D5">
      <w:pPr>
        <w:pStyle w:val="Ttesto"/>
        <w:numPr>
          <w:ilvl w:val="0"/>
          <w:numId w:val="34"/>
        </w:numPr>
        <w:ind w:left="426"/>
        <w:rPr>
          <w:lang w:val="en-US"/>
        </w:rPr>
      </w:pPr>
      <w:r w:rsidRPr="00D46C2D">
        <w:rPr>
          <w:lang w:val="en-US"/>
        </w:rPr>
        <w:t xml:space="preserve">google_sign_in: </w:t>
      </w:r>
      <w:hyperlink r:id="rId68" w:history="1">
        <w:r w:rsidRPr="00D56CDC">
          <w:rPr>
            <w:rStyle w:val="Collegamentoipertestuale"/>
            <w:lang w:val="en-US"/>
          </w:rPr>
          <w:t>https://pub.dev/packages/google_sign_in</w:t>
        </w:r>
      </w:hyperlink>
      <w:r>
        <w:rPr>
          <w:lang w:val="en-US"/>
        </w:rPr>
        <w:t xml:space="preserve"> </w:t>
      </w:r>
    </w:p>
    <w:p w14:paraId="1DE3A925" w14:textId="77777777" w:rsidR="008D49D5" w:rsidRPr="00D46C2D" w:rsidRDefault="008D49D5" w:rsidP="008D49D5">
      <w:pPr>
        <w:pStyle w:val="Ttesto"/>
        <w:numPr>
          <w:ilvl w:val="0"/>
          <w:numId w:val="34"/>
        </w:numPr>
        <w:ind w:left="426"/>
        <w:rPr>
          <w:lang w:val="en-US"/>
        </w:rPr>
      </w:pPr>
      <w:r w:rsidRPr="00D46C2D">
        <w:rPr>
          <w:lang w:val="en-US"/>
        </w:rPr>
        <w:t xml:space="preserve">flutter_markdown: </w:t>
      </w:r>
      <w:r>
        <w:fldChar w:fldCharType="begin"/>
      </w:r>
      <w:r w:rsidRPr="00FE238C">
        <w:rPr>
          <w:lang w:val="en-US"/>
          <w:rPrChange w:id="467" w:author="LARA LONGHI" w:date="2024-08-07T10:10:00Z" w16du:dateUtc="2024-08-07T08:10:00Z">
            <w:rPr/>
          </w:rPrChange>
        </w:rPr>
        <w:instrText>HYPERLINK "https://pub.dev/packages/flutter_markdown"</w:instrText>
      </w:r>
      <w:r>
        <w:fldChar w:fldCharType="separate"/>
      </w:r>
      <w:r w:rsidRPr="00D56CDC">
        <w:rPr>
          <w:rStyle w:val="Collegamentoipertestuale"/>
          <w:lang w:val="en-US"/>
        </w:rPr>
        <w:t>https://pub.dev/packages/flutter_markdown</w:t>
      </w:r>
      <w:r>
        <w:rPr>
          <w:rStyle w:val="Collegamentoipertestuale"/>
          <w:lang w:val="en-US"/>
        </w:rPr>
        <w:fldChar w:fldCharType="end"/>
      </w:r>
      <w:r>
        <w:rPr>
          <w:lang w:val="en-US"/>
        </w:rPr>
        <w:t xml:space="preserve"> </w:t>
      </w:r>
    </w:p>
    <w:p w14:paraId="41DCB5D3" w14:textId="77777777" w:rsidR="008D49D5" w:rsidRPr="00D46C2D" w:rsidRDefault="008D49D5" w:rsidP="008D49D5">
      <w:pPr>
        <w:pStyle w:val="Ttesto"/>
        <w:numPr>
          <w:ilvl w:val="0"/>
          <w:numId w:val="34"/>
        </w:numPr>
        <w:ind w:left="426"/>
        <w:rPr>
          <w:lang w:val="en-US"/>
        </w:rPr>
      </w:pPr>
      <w:r w:rsidRPr="00D46C2D">
        <w:rPr>
          <w:lang w:val="en-US"/>
        </w:rPr>
        <w:t xml:space="preserve">flutter_riverpod: </w:t>
      </w:r>
      <w:hyperlink r:id="rId69" w:history="1">
        <w:r w:rsidRPr="00D56CDC">
          <w:rPr>
            <w:rStyle w:val="Collegamentoipertestuale"/>
            <w:lang w:val="en-US"/>
          </w:rPr>
          <w:t>https://pub.dev/packages/flutter_riverpod</w:t>
        </w:r>
      </w:hyperlink>
      <w:r>
        <w:rPr>
          <w:lang w:val="en-US"/>
        </w:rPr>
        <w:t xml:space="preserve"> </w:t>
      </w:r>
    </w:p>
    <w:p w14:paraId="4B384122" w14:textId="77777777" w:rsidR="008D49D5" w:rsidRPr="00D46C2D" w:rsidRDefault="008D49D5" w:rsidP="008D49D5">
      <w:pPr>
        <w:pStyle w:val="Ttesto"/>
        <w:numPr>
          <w:ilvl w:val="0"/>
          <w:numId w:val="34"/>
        </w:numPr>
        <w:ind w:left="426"/>
        <w:rPr>
          <w:lang w:val="en-US"/>
        </w:rPr>
      </w:pPr>
      <w:r w:rsidRPr="00D46C2D">
        <w:rPr>
          <w:lang w:val="en-US"/>
        </w:rPr>
        <w:t xml:space="preserve">font_awesome_flutter: </w:t>
      </w:r>
      <w:r>
        <w:fldChar w:fldCharType="begin"/>
      </w:r>
      <w:r w:rsidRPr="00FE238C">
        <w:rPr>
          <w:lang w:val="en-US"/>
          <w:rPrChange w:id="468" w:author="LARA LONGHI" w:date="2024-08-07T10:10:00Z" w16du:dateUtc="2024-08-07T08:10:00Z">
            <w:rPr/>
          </w:rPrChange>
        </w:rPr>
        <w:instrText>HYPERLINK "https://pub.dev/packages/font_awesome_flutter"</w:instrText>
      </w:r>
      <w:r>
        <w:fldChar w:fldCharType="separate"/>
      </w:r>
      <w:r w:rsidRPr="00D56CDC">
        <w:rPr>
          <w:rStyle w:val="Collegamentoipertestuale"/>
          <w:lang w:val="en-US"/>
        </w:rPr>
        <w:t>https://pub.dev/packages/font_awesome_flutter</w:t>
      </w:r>
      <w:r>
        <w:rPr>
          <w:rStyle w:val="Collegamentoipertestuale"/>
          <w:lang w:val="en-US"/>
        </w:rPr>
        <w:fldChar w:fldCharType="end"/>
      </w:r>
      <w:r>
        <w:rPr>
          <w:lang w:val="en-US"/>
        </w:rPr>
        <w:t xml:space="preserve"> </w:t>
      </w:r>
    </w:p>
    <w:p w14:paraId="48279B41" w14:textId="77777777" w:rsidR="008D49D5" w:rsidRPr="00D46C2D" w:rsidRDefault="008D49D5" w:rsidP="008D49D5">
      <w:pPr>
        <w:pStyle w:val="Ttesto"/>
        <w:numPr>
          <w:ilvl w:val="0"/>
          <w:numId w:val="34"/>
        </w:numPr>
        <w:ind w:left="426"/>
        <w:rPr>
          <w:lang w:val="en-US"/>
        </w:rPr>
      </w:pPr>
      <w:r w:rsidRPr="00D46C2D">
        <w:rPr>
          <w:lang w:val="en-US"/>
        </w:rPr>
        <w:t xml:space="preserve">http: </w:t>
      </w:r>
      <w:r>
        <w:fldChar w:fldCharType="begin"/>
      </w:r>
      <w:r w:rsidRPr="00FE238C">
        <w:rPr>
          <w:lang w:val="en-US"/>
          <w:rPrChange w:id="469" w:author="LARA LONGHI" w:date="2024-08-07T10:10:00Z" w16du:dateUtc="2024-08-07T08:10:00Z">
            <w:rPr/>
          </w:rPrChange>
        </w:rPr>
        <w:instrText>HYPERLINK "https://pub.dev/packages/http"</w:instrText>
      </w:r>
      <w:r>
        <w:fldChar w:fldCharType="separate"/>
      </w:r>
      <w:r w:rsidRPr="00D56CDC">
        <w:rPr>
          <w:rStyle w:val="Collegamentoipertestuale"/>
          <w:lang w:val="en-US"/>
        </w:rPr>
        <w:t>https://pub.dev/packages/http</w:t>
      </w:r>
      <w:r>
        <w:rPr>
          <w:rStyle w:val="Collegamentoipertestuale"/>
          <w:lang w:val="en-US"/>
        </w:rPr>
        <w:fldChar w:fldCharType="end"/>
      </w:r>
      <w:r>
        <w:rPr>
          <w:lang w:val="en-US"/>
        </w:rPr>
        <w:t xml:space="preserve"> </w:t>
      </w:r>
    </w:p>
    <w:p w14:paraId="327BE7A7" w14:textId="77777777" w:rsidR="008D49D5" w:rsidRPr="00D46C2D" w:rsidRDefault="008D49D5" w:rsidP="008D49D5">
      <w:pPr>
        <w:pStyle w:val="Ttesto"/>
        <w:numPr>
          <w:ilvl w:val="0"/>
          <w:numId w:val="34"/>
        </w:numPr>
        <w:ind w:left="426"/>
        <w:rPr>
          <w:lang w:val="en-US"/>
        </w:rPr>
      </w:pPr>
      <w:r w:rsidRPr="00D46C2D">
        <w:rPr>
          <w:lang w:val="en-US"/>
        </w:rPr>
        <w:t xml:space="preserve">image_picker: </w:t>
      </w:r>
      <w:r>
        <w:fldChar w:fldCharType="begin"/>
      </w:r>
      <w:r w:rsidRPr="00FE238C">
        <w:rPr>
          <w:lang w:val="en-US"/>
          <w:rPrChange w:id="470" w:author="LARA LONGHI" w:date="2024-08-07T10:10:00Z" w16du:dateUtc="2024-08-07T08:10:00Z">
            <w:rPr/>
          </w:rPrChange>
        </w:rPr>
        <w:instrText>HYPERLINK "https://pub.dev/packages/image_picker"</w:instrText>
      </w:r>
      <w:r>
        <w:fldChar w:fldCharType="separate"/>
      </w:r>
      <w:r w:rsidRPr="00D56CDC">
        <w:rPr>
          <w:rStyle w:val="Collegamentoipertestuale"/>
          <w:lang w:val="en-US"/>
        </w:rPr>
        <w:t>https://pub.dev/packages/image_picker</w:t>
      </w:r>
      <w:r>
        <w:rPr>
          <w:rStyle w:val="Collegamentoipertestuale"/>
          <w:lang w:val="en-US"/>
        </w:rPr>
        <w:fldChar w:fldCharType="end"/>
      </w:r>
      <w:r>
        <w:rPr>
          <w:lang w:val="en-US"/>
        </w:rPr>
        <w:t xml:space="preserve"> </w:t>
      </w:r>
    </w:p>
    <w:p w14:paraId="5672BFBE" w14:textId="77777777" w:rsidR="008D49D5" w:rsidRPr="00D46C2D" w:rsidRDefault="008D49D5" w:rsidP="008D49D5">
      <w:pPr>
        <w:pStyle w:val="Ttesto"/>
        <w:numPr>
          <w:ilvl w:val="0"/>
          <w:numId w:val="34"/>
        </w:numPr>
        <w:ind w:left="426"/>
        <w:rPr>
          <w:lang w:val="en-US"/>
        </w:rPr>
      </w:pPr>
      <w:r w:rsidRPr="00D46C2D">
        <w:rPr>
          <w:lang w:val="en-US"/>
        </w:rPr>
        <w:t xml:space="preserve">just_audio: </w:t>
      </w:r>
      <w:r>
        <w:fldChar w:fldCharType="begin"/>
      </w:r>
      <w:r w:rsidRPr="00FE238C">
        <w:rPr>
          <w:lang w:val="en-US"/>
          <w:rPrChange w:id="471" w:author="LARA LONGHI" w:date="2024-08-07T10:10:00Z" w16du:dateUtc="2024-08-07T08:10:00Z">
            <w:rPr/>
          </w:rPrChange>
        </w:rPr>
        <w:instrText>HYPERLINK "https://pub.dev/packages/just_audio"</w:instrText>
      </w:r>
      <w:r>
        <w:fldChar w:fldCharType="separate"/>
      </w:r>
      <w:r w:rsidRPr="00D56CDC">
        <w:rPr>
          <w:rStyle w:val="Collegamentoipertestuale"/>
          <w:lang w:val="en-US"/>
        </w:rPr>
        <w:t>https://pub.dev/packages/just_audio</w:t>
      </w:r>
      <w:r>
        <w:rPr>
          <w:rStyle w:val="Collegamentoipertestuale"/>
          <w:lang w:val="en-US"/>
        </w:rPr>
        <w:fldChar w:fldCharType="end"/>
      </w:r>
      <w:r>
        <w:rPr>
          <w:lang w:val="en-US"/>
        </w:rPr>
        <w:t xml:space="preserve"> </w:t>
      </w:r>
    </w:p>
    <w:p w14:paraId="0B32C035" w14:textId="77777777" w:rsidR="008D49D5" w:rsidRDefault="008D49D5" w:rsidP="008D49D5">
      <w:pPr>
        <w:pStyle w:val="Ttesto"/>
        <w:numPr>
          <w:ilvl w:val="0"/>
          <w:numId w:val="34"/>
        </w:numPr>
        <w:ind w:left="426"/>
      </w:pPr>
      <w:r>
        <w:t xml:space="preserve">mongo_dart: </w:t>
      </w:r>
      <w:hyperlink r:id="rId70" w:history="1">
        <w:r w:rsidRPr="00D56CDC">
          <w:rPr>
            <w:rStyle w:val="Collegamentoipertestuale"/>
          </w:rPr>
          <w:t>https://pub.dev/packages/mongo_dart</w:t>
        </w:r>
      </w:hyperlink>
      <w:r>
        <w:t xml:space="preserve"> </w:t>
      </w:r>
    </w:p>
    <w:p w14:paraId="35045F1C" w14:textId="77777777" w:rsidR="008D49D5" w:rsidRPr="00D46C2D" w:rsidRDefault="008D49D5" w:rsidP="008D49D5">
      <w:pPr>
        <w:pStyle w:val="Ttesto"/>
        <w:numPr>
          <w:ilvl w:val="0"/>
          <w:numId w:val="34"/>
        </w:numPr>
        <w:ind w:left="426"/>
        <w:rPr>
          <w:lang w:val="en-US"/>
        </w:rPr>
      </w:pPr>
      <w:r w:rsidRPr="00D46C2D">
        <w:rPr>
          <w:lang w:val="en-US"/>
        </w:rPr>
        <w:t xml:space="preserve">provider: </w:t>
      </w:r>
      <w:hyperlink r:id="rId71" w:history="1">
        <w:r w:rsidRPr="00D56CDC">
          <w:rPr>
            <w:rStyle w:val="Collegamentoipertestuale"/>
            <w:lang w:val="en-US"/>
          </w:rPr>
          <w:t>https://pub.dev/packages/provider</w:t>
        </w:r>
      </w:hyperlink>
      <w:r>
        <w:rPr>
          <w:lang w:val="en-US"/>
        </w:rPr>
        <w:t xml:space="preserve"> </w:t>
      </w:r>
    </w:p>
    <w:p w14:paraId="03C1954F" w14:textId="77777777" w:rsidR="008D49D5" w:rsidRPr="00D46C2D" w:rsidRDefault="008D49D5" w:rsidP="008D49D5">
      <w:pPr>
        <w:pStyle w:val="Ttesto"/>
        <w:numPr>
          <w:ilvl w:val="0"/>
          <w:numId w:val="34"/>
        </w:numPr>
        <w:ind w:left="426"/>
        <w:rPr>
          <w:lang w:val="en-US"/>
        </w:rPr>
      </w:pPr>
      <w:r w:rsidRPr="00D46C2D">
        <w:rPr>
          <w:lang w:val="en-US"/>
        </w:rPr>
        <w:t xml:space="preserve">shared_preferences: </w:t>
      </w:r>
      <w:r>
        <w:fldChar w:fldCharType="begin"/>
      </w:r>
      <w:r w:rsidRPr="00FE238C">
        <w:rPr>
          <w:lang w:val="en-US"/>
          <w:rPrChange w:id="472" w:author="LARA LONGHI" w:date="2024-08-07T10:10:00Z" w16du:dateUtc="2024-08-07T08:10:00Z">
            <w:rPr/>
          </w:rPrChange>
        </w:rPr>
        <w:instrText>HYPERLINK "https://pub.dev/packages/shared_preferences"</w:instrText>
      </w:r>
      <w:r>
        <w:fldChar w:fldCharType="separate"/>
      </w:r>
      <w:r w:rsidRPr="00D56CDC">
        <w:rPr>
          <w:rStyle w:val="Collegamentoipertestuale"/>
          <w:lang w:val="en-US"/>
        </w:rPr>
        <w:t>https://pub.dev/packages/shared_preferences</w:t>
      </w:r>
      <w:r>
        <w:rPr>
          <w:rStyle w:val="Collegamentoipertestuale"/>
          <w:lang w:val="en-US"/>
        </w:rPr>
        <w:fldChar w:fldCharType="end"/>
      </w:r>
      <w:r>
        <w:rPr>
          <w:lang w:val="en-US"/>
        </w:rPr>
        <w:t xml:space="preserve"> </w:t>
      </w:r>
    </w:p>
    <w:p w14:paraId="3489ACE6" w14:textId="77777777" w:rsidR="008D49D5" w:rsidRPr="00D46C2D" w:rsidRDefault="008D49D5" w:rsidP="008D49D5">
      <w:pPr>
        <w:pStyle w:val="Ttesto"/>
        <w:numPr>
          <w:ilvl w:val="0"/>
          <w:numId w:val="34"/>
        </w:numPr>
        <w:ind w:left="426"/>
        <w:rPr>
          <w:lang w:val="en-US"/>
        </w:rPr>
      </w:pPr>
      <w:r w:rsidRPr="00D46C2D">
        <w:rPr>
          <w:lang w:val="en-US"/>
        </w:rPr>
        <w:t xml:space="preserve">table_calendar: </w:t>
      </w:r>
      <w:r>
        <w:fldChar w:fldCharType="begin"/>
      </w:r>
      <w:r w:rsidRPr="00FE238C">
        <w:rPr>
          <w:lang w:val="en-US"/>
          <w:rPrChange w:id="473" w:author="LARA LONGHI" w:date="2024-08-07T10:10:00Z" w16du:dateUtc="2024-08-07T08:10:00Z">
            <w:rPr/>
          </w:rPrChange>
        </w:rPr>
        <w:instrText>HYPERLINK "https://pub.dev/packages/table_calendar"</w:instrText>
      </w:r>
      <w:r>
        <w:fldChar w:fldCharType="separate"/>
      </w:r>
      <w:r w:rsidRPr="00D56CDC">
        <w:rPr>
          <w:rStyle w:val="Collegamentoipertestuale"/>
          <w:lang w:val="en-US"/>
        </w:rPr>
        <w:t>https://pub.dev/packages/table_calendar</w:t>
      </w:r>
      <w:r>
        <w:rPr>
          <w:rStyle w:val="Collegamentoipertestuale"/>
          <w:lang w:val="en-US"/>
        </w:rPr>
        <w:fldChar w:fldCharType="end"/>
      </w:r>
      <w:r>
        <w:rPr>
          <w:lang w:val="en-US"/>
        </w:rPr>
        <w:t xml:space="preserve"> </w:t>
      </w:r>
    </w:p>
    <w:p w14:paraId="20BACC0C" w14:textId="77777777" w:rsidR="008D49D5" w:rsidRPr="00D46C2D" w:rsidRDefault="008D49D5" w:rsidP="008D49D5">
      <w:pPr>
        <w:pStyle w:val="Ttesto"/>
        <w:numPr>
          <w:ilvl w:val="0"/>
          <w:numId w:val="34"/>
        </w:numPr>
        <w:ind w:left="426"/>
        <w:rPr>
          <w:lang w:val="en-US"/>
        </w:rPr>
      </w:pPr>
      <w:r w:rsidRPr="00D46C2D">
        <w:rPr>
          <w:lang w:val="en-US"/>
        </w:rPr>
        <w:t xml:space="preserve">video_player: </w:t>
      </w:r>
      <w:r>
        <w:fldChar w:fldCharType="begin"/>
      </w:r>
      <w:r w:rsidRPr="00FE238C">
        <w:rPr>
          <w:lang w:val="en-US"/>
          <w:rPrChange w:id="474" w:author="LARA LONGHI" w:date="2024-08-07T10:10:00Z" w16du:dateUtc="2024-08-07T08:10:00Z">
            <w:rPr/>
          </w:rPrChange>
        </w:rPr>
        <w:instrText>HYPERLINK "https://pub.dev/packages/video_player"</w:instrText>
      </w:r>
      <w:r>
        <w:fldChar w:fldCharType="separate"/>
      </w:r>
      <w:r w:rsidRPr="00D56CDC">
        <w:rPr>
          <w:rStyle w:val="Collegamentoipertestuale"/>
          <w:lang w:val="en-US"/>
        </w:rPr>
        <w:t>https://pub.dev/packages/video_player</w:t>
      </w:r>
      <w:r>
        <w:rPr>
          <w:rStyle w:val="Collegamentoipertestuale"/>
          <w:lang w:val="en-US"/>
        </w:rPr>
        <w:fldChar w:fldCharType="end"/>
      </w:r>
      <w:r>
        <w:rPr>
          <w:lang w:val="en-US"/>
        </w:rPr>
        <w:t xml:space="preserve"> </w:t>
      </w:r>
    </w:p>
    <w:p w14:paraId="3932AFB1" w14:textId="77777777" w:rsidR="008D49D5" w:rsidRPr="00D46C2D" w:rsidRDefault="008D49D5" w:rsidP="008D49D5">
      <w:pPr>
        <w:pStyle w:val="Ttesto"/>
        <w:numPr>
          <w:ilvl w:val="0"/>
          <w:numId w:val="34"/>
        </w:numPr>
        <w:ind w:left="426"/>
        <w:rPr>
          <w:lang w:val="en-US"/>
        </w:rPr>
      </w:pPr>
      <w:r w:rsidRPr="00D46C2D">
        <w:rPr>
          <w:lang w:val="en-US"/>
        </w:rPr>
        <w:t xml:space="preserve">window_manager: </w:t>
      </w:r>
      <w:r>
        <w:fldChar w:fldCharType="begin"/>
      </w:r>
      <w:r w:rsidRPr="00FE238C">
        <w:rPr>
          <w:lang w:val="en-US"/>
          <w:rPrChange w:id="475" w:author="LARA LONGHI" w:date="2024-08-07T10:10:00Z" w16du:dateUtc="2024-08-07T08:10:00Z">
            <w:rPr/>
          </w:rPrChange>
        </w:rPr>
        <w:instrText>HYPERLINK "https://pub.dev/packages/window_manager"</w:instrText>
      </w:r>
      <w:r>
        <w:fldChar w:fldCharType="separate"/>
      </w:r>
      <w:r w:rsidRPr="00D56CDC">
        <w:rPr>
          <w:rStyle w:val="Collegamentoipertestuale"/>
          <w:lang w:val="en-US"/>
        </w:rPr>
        <w:t>https://pub.dev/packages/window_manager</w:t>
      </w:r>
      <w:r>
        <w:rPr>
          <w:rStyle w:val="Collegamentoipertestuale"/>
          <w:lang w:val="en-US"/>
        </w:rPr>
        <w:fldChar w:fldCharType="end"/>
      </w:r>
      <w:r>
        <w:rPr>
          <w:lang w:val="en-US"/>
        </w:rPr>
        <w:t xml:space="preserve"> </w:t>
      </w:r>
    </w:p>
    <w:p w14:paraId="688AF024" w14:textId="77777777" w:rsidR="008D49D5" w:rsidRPr="00D46C2D" w:rsidRDefault="008D49D5" w:rsidP="008D49D5">
      <w:pPr>
        <w:pStyle w:val="Ttesto"/>
        <w:numPr>
          <w:ilvl w:val="0"/>
          <w:numId w:val="34"/>
        </w:numPr>
        <w:ind w:left="426"/>
        <w:rPr>
          <w:lang w:val="en-US"/>
        </w:rPr>
      </w:pPr>
      <w:r w:rsidRPr="00D46C2D">
        <w:rPr>
          <w:lang w:val="en-US"/>
        </w:rPr>
        <w:t xml:space="preserve">youtube_player_flutter: </w:t>
      </w:r>
      <w:r>
        <w:fldChar w:fldCharType="begin"/>
      </w:r>
      <w:r w:rsidRPr="00FE238C">
        <w:rPr>
          <w:lang w:val="en-US"/>
          <w:rPrChange w:id="476" w:author="LARA LONGHI" w:date="2024-08-07T10:10:00Z" w16du:dateUtc="2024-08-07T08:10:00Z">
            <w:rPr/>
          </w:rPrChange>
        </w:rPr>
        <w:instrText>HYPERLINK "https://pub.dev/packages/youtube_player_flutter"</w:instrText>
      </w:r>
      <w:r>
        <w:fldChar w:fldCharType="separate"/>
      </w:r>
      <w:r w:rsidRPr="00D56CDC">
        <w:rPr>
          <w:rStyle w:val="Collegamentoipertestuale"/>
          <w:lang w:val="en-US"/>
        </w:rPr>
        <w:t>https://pub.dev/packages/youtube_player_flutter</w:t>
      </w:r>
      <w:r>
        <w:rPr>
          <w:rStyle w:val="Collegamentoipertestuale"/>
          <w:lang w:val="en-US"/>
        </w:rPr>
        <w:fldChar w:fldCharType="end"/>
      </w:r>
      <w:r>
        <w:rPr>
          <w:lang w:val="en-US"/>
        </w:rPr>
        <w:t xml:space="preserve"> </w:t>
      </w:r>
    </w:p>
    <w:p w14:paraId="7366F69C" w14:textId="77777777" w:rsidR="0006231D" w:rsidRDefault="008D49D5" w:rsidP="0006231D">
      <w:pPr>
        <w:pStyle w:val="Ttesto"/>
        <w:numPr>
          <w:ilvl w:val="0"/>
          <w:numId w:val="34"/>
        </w:numPr>
        <w:ind w:left="426"/>
        <w:rPr>
          <w:lang w:val="en-US"/>
        </w:rPr>
      </w:pPr>
      <w:r w:rsidRPr="00D46C2D">
        <w:rPr>
          <w:lang w:val="en-US"/>
        </w:rPr>
        <w:t xml:space="preserve">youtube_player_iframe: </w:t>
      </w:r>
      <w:r>
        <w:fldChar w:fldCharType="begin"/>
      </w:r>
      <w:r w:rsidRPr="00FE238C">
        <w:rPr>
          <w:lang w:val="en-US"/>
          <w:rPrChange w:id="477" w:author="LARA LONGHI" w:date="2024-08-07T10:10:00Z" w16du:dateUtc="2024-08-07T08:10:00Z">
            <w:rPr/>
          </w:rPrChange>
        </w:rPr>
        <w:instrText>HYPERLINK "https://pub.dev/packages/youtube_player_iframe"</w:instrText>
      </w:r>
      <w:r>
        <w:fldChar w:fldCharType="separate"/>
      </w:r>
      <w:r w:rsidRPr="00D56CDC">
        <w:rPr>
          <w:rStyle w:val="Collegamentoipertestuale"/>
          <w:lang w:val="en-US"/>
        </w:rPr>
        <w:t>https://pub.dev/packages/youtube_player_iframe</w:t>
      </w:r>
      <w:r>
        <w:rPr>
          <w:rStyle w:val="Collegamentoipertestuale"/>
          <w:lang w:val="en-US"/>
        </w:rPr>
        <w:fldChar w:fldCharType="end"/>
      </w:r>
      <w:r>
        <w:rPr>
          <w:lang w:val="en-US"/>
        </w:rPr>
        <w:t xml:space="preserve"> </w:t>
      </w:r>
    </w:p>
    <w:p w14:paraId="4B1217C3" w14:textId="77777777" w:rsidR="0006231D" w:rsidRDefault="0006231D" w:rsidP="0006231D">
      <w:pPr>
        <w:pStyle w:val="Ttesto"/>
        <w:ind w:left="426"/>
        <w:rPr>
          <w:lang w:val="en-US"/>
        </w:rPr>
      </w:pPr>
    </w:p>
    <w:p w14:paraId="580A3CD7"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1F28EA6D" w14:textId="77777777" w:rsidR="00751AE4" w:rsidRDefault="00751AE4" w:rsidP="0006231D">
      <w:pPr>
        <w:pStyle w:val="Ttesto"/>
        <w:ind w:left="426"/>
        <w:rPr>
          <w:lang w:val="en-US"/>
        </w:rPr>
        <w:sectPr w:rsidR="00751AE4" w:rsidSect="00AF406B">
          <w:pgSz w:w="11906" w:h="16838" w:code="9"/>
          <w:pgMar w:top="1701" w:right="1701" w:bottom="1701" w:left="1701" w:header="709" w:footer="709" w:gutter="0"/>
          <w:cols w:space="708"/>
          <w:docGrid w:linePitch="360"/>
        </w:sectPr>
      </w:pPr>
    </w:p>
    <w:p w14:paraId="227EF9A9" w14:textId="7E88A004" w:rsidR="0006231D" w:rsidRPr="00B25F28" w:rsidRDefault="0006231D" w:rsidP="0006231D">
      <w:pPr>
        <w:pStyle w:val="TitoloT"/>
        <w:numPr>
          <w:ilvl w:val="0"/>
          <w:numId w:val="0"/>
        </w:numPr>
      </w:pPr>
      <w:bookmarkStart w:id="478" w:name="_Toc175647205"/>
      <w:r>
        <w:lastRenderedPageBreak/>
        <w:t>Appendice B: Riferiment</w:t>
      </w:r>
      <w:r w:rsidR="00751AE4">
        <w:t>o</w:t>
      </w:r>
      <w:r>
        <w:t xml:space="preserve"> al c</w:t>
      </w:r>
      <w:r w:rsidR="003103E6">
        <w:t xml:space="preserve">odice del file </w:t>
      </w:r>
      <w:proofErr w:type="spellStart"/>
      <w:r w:rsidR="003103E6">
        <w:t>message.dart</w:t>
      </w:r>
      <w:bookmarkEnd w:id="478"/>
      <w:proofErr w:type="spellEnd"/>
    </w:p>
    <w:p w14:paraId="721393DF" w14:textId="579F5D88" w:rsidR="00BB3697" w:rsidRPr="00055926" w:rsidRDefault="0006231D" w:rsidP="0006231D">
      <w:pPr>
        <w:pStyle w:val="Ttesto"/>
        <w:ind w:left="0"/>
      </w:pPr>
      <w:ins w:id="479" w:author="LARA LONGHI" w:date="2024-08-02T12:33:00Z" w16du:dateUtc="2024-08-02T10:33:00Z">
        <w:r>
          <w:rPr>
            <w:noProof/>
          </w:rPr>
          <mc:AlternateContent>
            <mc:Choice Requires="wps">
              <w:drawing>
                <wp:anchor distT="45720" distB="45720" distL="114300" distR="114300" simplePos="0" relativeHeight="251658254" behindDoc="0" locked="0" layoutInCell="1" allowOverlap="1" wp14:anchorId="741CCCE4" wp14:editId="232276EF">
                  <wp:simplePos x="0" y="0"/>
                  <wp:positionH relativeFrom="column">
                    <wp:posOffset>-1270</wp:posOffset>
                  </wp:positionH>
                  <wp:positionV relativeFrom="paragraph">
                    <wp:posOffset>254635</wp:posOffset>
                  </wp:positionV>
                  <wp:extent cx="5424170" cy="1404620"/>
                  <wp:effectExtent l="0" t="0" r="2413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404620"/>
                          </a:xfrm>
                          <a:prstGeom prst="rect">
                            <a:avLst/>
                          </a:prstGeom>
                          <a:solidFill>
                            <a:srgbClr val="FFFFFF"/>
                          </a:solidFill>
                          <a:ln w="9525">
                            <a:solidFill>
                              <a:srgbClr val="000000"/>
                            </a:solidFill>
                            <a:miter lim="800000"/>
                            <a:headEnd/>
                            <a:tailEnd/>
                          </a:ln>
                        </wps:spPr>
                        <wps:txbx>
                          <w:txbxContent>
                            <w:p w14:paraId="28213290" w14:textId="77777777" w:rsidR="00BB3697" w:rsidRPr="00AF5F0F" w:rsidRDefault="00BB3697" w:rsidP="00BB3697">
                              <w:pPr>
                                <w:rPr>
                                  <w:ins w:id="480" w:author="LARA LONGHI" w:date="2024-08-02T12:33:00Z"/>
                                  <w:rFonts w:ascii="Consolas" w:hAnsi="Consolas"/>
                                  <w:lang w:val="en-US"/>
                                  <w:rPrChange w:id="481" w:author="LARA LONGHI" w:date="2024-08-02T12:33:00Z" w16du:dateUtc="2024-08-02T10:33:00Z">
                                    <w:rPr>
                                      <w:ins w:id="482" w:author="LARA LONGHI" w:date="2024-08-02T12:33:00Z"/>
                                    </w:rPr>
                                  </w:rPrChange>
                                </w:rPr>
                              </w:pPr>
                              <w:ins w:id="483" w:author="LARA LONGHI" w:date="2024-08-02T12:33:00Z">
                                <w:r w:rsidRPr="00AF5F0F">
                                  <w:rPr>
                                    <w:rFonts w:ascii="Consolas" w:hAnsi="Consolas"/>
                                    <w:lang w:val="en-US"/>
                                    <w:rPrChange w:id="484"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485" w:author="LARA LONGHI" w:date="2024-08-02T12:33:00Z">
                                <w:r w:rsidRPr="00AF5F0F">
                                  <w:rPr>
                                    <w:rFonts w:ascii="Consolas" w:hAnsi="Consolas"/>
                                    <w:lang w:val="en-US"/>
                                    <w:rPrChange w:id="486" w:author="LARA LONGHI" w:date="2024-08-02T12:33:00Z" w16du:dateUtc="2024-08-02T10:33:00Z">
                                      <w:rPr/>
                                    </w:rPrChange>
                                  </w:rPr>
                                  <w:t xml:space="preserve">  "ciao": "Ciao, come stai? </w:t>
                                </w:r>
                                <w:r w:rsidRPr="00AF5F0F">
                                  <w:rPr>
                                    <w:rFonts w:ascii="Consolas" w:hAnsi="Consolas"/>
                                    <w:rPrChange w:id="487" w:author="LARA LONGHI" w:date="2024-08-02T12:33:00Z" w16du:dateUtc="2024-08-02T10:33:00Z">
                                      <w:rPr/>
                                    </w:rPrChange>
                                  </w:rPr>
                                  <w:t>Posso aiutarti con qualcosa</w:t>
                                </w:r>
                              </w:ins>
                              <w:ins w:id="488" w:author="LARA LONGHI" w:date="2024-08-02T12:34:00Z" w16du:dateUtc="2024-08-02T10:34:00Z">
                                <w:r>
                                  <w:rPr>
                                    <w:rFonts w:ascii="Consolas" w:hAnsi="Consolas"/>
                                  </w:rPr>
                                  <w:t xml:space="preserve"> </w:t>
                                </w:r>
                              </w:ins>
                              <w:ins w:id="489" w:author="LARA LONGHI" w:date="2024-08-02T12:33:00Z">
                                <w:r w:rsidRPr="00AF5F0F">
                                  <w:rPr>
                                    <w:rFonts w:ascii="Consolas" w:hAnsi="Consolas"/>
                                    <w:rPrChange w:id="490" w:author="LARA LONGHI" w:date="2024-08-02T12:33:00Z" w16du:dateUtc="2024-08-02T10:33:00Z">
                                      <w:rPr/>
                                    </w:rPrChange>
                                  </w:rPr>
                                  <w:t>oggi?",</w:t>
                                </w:r>
                              </w:ins>
                            </w:p>
                            <w:p w14:paraId="3402BF68" w14:textId="2CF4FFA4" w:rsidR="00751AE4" w:rsidRPr="00AF5F0F" w:rsidRDefault="00751AE4" w:rsidP="00BB3697">
                              <w:pPr>
                                <w:rPr>
                                  <w:ins w:id="491" w:author="LARA LONGHI" w:date="2024-08-02T12:33:00Z"/>
                                  <w:rFonts w:ascii="Consolas" w:hAnsi="Consolas"/>
                                  <w:rPrChange w:id="492" w:author="LARA LONGHI" w:date="2024-08-02T12:33:00Z" w16du:dateUtc="2024-08-02T10:33:00Z">
                                    <w:rPr>
                                      <w:ins w:id="493"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494" w:author="LARA LONGHI" w:date="2024-08-02T12:33:00Z"/>
                                  <w:rFonts w:ascii="Consolas" w:hAnsi="Consolas"/>
                                  <w:rPrChange w:id="495" w:author="LARA LONGHI" w:date="2024-08-02T12:33:00Z" w16du:dateUtc="2024-08-02T10:33:00Z">
                                    <w:rPr>
                                      <w:ins w:id="496" w:author="LARA LONGHI" w:date="2024-08-02T12:33:00Z"/>
                                    </w:rPr>
                                  </w:rPrChange>
                                </w:rPr>
                              </w:pPr>
                              <w:ins w:id="497" w:author="LARA LONGHI" w:date="2024-08-02T12:33:00Z">
                                <w:r w:rsidRPr="00AF5F0F">
                                  <w:rPr>
                                    <w:rFonts w:ascii="Consolas" w:hAnsi="Consolas"/>
                                    <w:rPrChange w:id="498"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499" w:author="LARA LONGHI" w:date="2024-08-02T12:33:00Z"/>
                                  <w:rFonts w:ascii="Consolas" w:hAnsi="Consolas"/>
                                  <w:rPrChange w:id="500" w:author="LARA LONGHI" w:date="2024-08-02T12:33:00Z" w16du:dateUtc="2024-08-02T10:33:00Z">
                                    <w:rPr>
                                      <w:ins w:id="501" w:author="LARA LONGHI" w:date="2024-08-02T12:33:00Z"/>
                                    </w:rPr>
                                  </w:rPrChange>
                                </w:rPr>
                              </w:pPr>
                              <w:ins w:id="502" w:author="LARA LONGHI" w:date="2024-08-02T12:33:00Z">
                                <w:r w:rsidRPr="00AF5F0F">
                                  <w:rPr>
                                    <w:rFonts w:ascii="Consolas" w:hAnsi="Consolas"/>
                                    <w:rPrChange w:id="503"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504" w:author="LARA LONGHI" w:date="2024-08-02T12:33:00Z"/>
                                  <w:rFonts w:ascii="Consolas" w:hAnsi="Consolas"/>
                                  <w:rPrChange w:id="505" w:author="LARA LONGHI" w:date="2024-08-02T12:33:00Z" w16du:dateUtc="2024-08-02T10:33:00Z">
                                    <w:rPr>
                                      <w:ins w:id="506" w:author="LARA LONGHI" w:date="2024-08-02T12:33:00Z"/>
                                    </w:rPr>
                                  </w:rPrChange>
                                </w:rPr>
                              </w:pPr>
                              <w:ins w:id="507" w:author="LARA LONGHI" w:date="2024-08-02T12:33:00Z">
                                <w:r w:rsidRPr="00AF5F0F">
                                  <w:rPr>
                                    <w:rFonts w:ascii="Consolas" w:hAnsi="Consolas"/>
                                    <w:rPrChange w:id="508"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509" w:author="LARA LONGHI" w:date="2024-08-02T12:33:00Z"/>
                                  <w:rFonts w:ascii="Consolas" w:hAnsi="Consolas"/>
                                  <w:rPrChange w:id="510" w:author="LARA LONGHI" w:date="2024-08-02T12:33:00Z" w16du:dateUtc="2024-08-02T10:33:00Z">
                                    <w:rPr>
                                      <w:ins w:id="511" w:author="LARA LONGHI" w:date="2024-08-02T12:33:00Z"/>
                                    </w:rPr>
                                  </w:rPrChange>
                                </w:rPr>
                              </w:pPr>
                              <w:ins w:id="512" w:author="LARA LONGHI" w:date="2024-08-02T12:33:00Z">
                                <w:r w:rsidRPr="00AF5F0F">
                                  <w:rPr>
                                    <w:rFonts w:ascii="Consolas" w:hAnsi="Consolas"/>
                                    <w:rPrChange w:id="513"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514" w:author="LARA LONGHI" w:date="2024-08-02T12:33:00Z"/>
                                  <w:rFonts w:ascii="Consolas" w:hAnsi="Consolas"/>
                                  <w:rPrChange w:id="515" w:author="LARA LONGHI" w:date="2024-08-02T12:33:00Z" w16du:dateUtc="2024-08-02T10:33:00Z">
                                    <w:rPr>
                                      <w:ins w:id="516" w:author="LARA LONGHI" w:date="2024-08-02T12:33:00Z"/>
                                    </w:rPr>
                                  </w:rPrChange>
                                </w:rPr>
                              </w:pPr>
                              <w:ins w:id="517" w:author="LARA LONGHI" w:date="2024-08-02T12:33:00Z">
                                <w:r w:rsidRPr="00AF5F0F">
                                  <w:rPr>
                                    <w:rFonts w:ascii="Consolas" w:hAnsi="Consolas"/>
                                    <w:rPrChange w:id="518"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519" w:author="LARA LONGHI" w:date="2024-08-02T12:33:00Z"/>
                                  <w:rFonts w:ascii="Consolas" w:hAnsi="Consolas"/>
                                  <w:rPrChange w:id="520" w:author="LARA LONGHI" w:date="2024-08-02T12:33:00Z" w16du:dateUtc="2024-08-02T10:33:00Z">
                                    <w:rPr>
                                      <w:ins w:id="521" w:author="LARA LONGHI" w:date="2024-08-02T12:33:00Z"/>
                                    </w:rPr>
                                  </w:rPrChange>
                                </w:rPr>
                              </w:pPr>
                              <w:ins w:id="522" w:author="LARA LONGHI" w:date="2024-08-02T12:33:00Z">
                                <w:r w:rsidRPr="00AF5F0F">
                                  <w:rPr>
                                    <w:rFonts w:ascii="Consolas" w:hAnsi="Consolas"/>
                                    <w:rPrChange w:id="523"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524" w:author="LARA LONGHI" w:date="2024-08-02T12:33:00Z"/>
                                  <w:rFonts w:ascii="Consolas" w:hAnsi="Consolas"/>
                                  <w:rPrChange w:id="525" w:author="LARA LONGHI" w:date="2024-08-02T12:33:00Z" w16du:dateUtc="2024-08-02T10:33:00Z">
                                    <w:rPr>
                                      <w:ins w:id="526" w:author="LARA LONGHI" w:date="2024-08-02T12:33:00Z"/>
                                    </w:rPr>
                                  </w:rPrChange>
                                </w:rPr>
                              </w:pPr>
                              <w:ins w:id="527" w:author="LARA LONGHI" w:date="2024-08-02T12:33:00Z">
                                <w:r w:rsidRPr="00AF5F0F">
                                  <w:rPr>
                                    <w:rFonts w:ascii="Consolas" w:hAnsi="Consolas"/>
                                    <w:rPrChange w:id="528"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529" w:author="LARA LONGHI" w:date="2024-08-02T12:33:00Z"/>
                                  <w:rFonts w:ascii="Consolas" w:hAnsi="Consolas"/>
                                  <w:rPrChange w:id="530" w:author="LARA LONGHI" w:date="2024-08-02T12:33:00Z" w16du:dateUtc="2024-08-02T10:33:00Z">
                                    <w:rPr>
                                      <w:ins w:id="531" w:author="LARA LONGHI" w:date="2024-08-02T12:33:00Z"/>
                                    </w:rPr>
                                  </w:rPrChange>
                                </w:rPr>
                              </w:pPr>
                              <w:ins w:id="532" w:author="LARA LONGHI" w:date="2024-08-02T12:33:00Z">
                                <w:r w:rsidRPr="00AF5F0F">
                                  <w:rPr>
                                    <w:rFonts w:ascii="Consolas" w:hAnsi="Consolas"/>
                                    <w:rPrChange w:id="533"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534" w:author="LARA LONGHI" w:date="2024-08-02T12:33:00Z"/>
                                  <w:rFonts w:ascii="Consolas" w:hAnsi="Consolas"/>
                                  <w:rPrChange w:id="535" w:author="LARA LONGHI" w:date="2024-08-02T12:33:00Z" w16du:dateUtc="2024-08-02T10:33:00Z">
                                    <w:rPr>
                                      <w:ins w:id="536" w:author="LARA LONGHI" w:date="2024-08-02T12:33:00Z"/>
                                    </w:rPr>
                                  </w:rPrChange>
                                </w:rPr>
                              </w:pPr>
                              <w:ins w:id="537" w:author="LARA LONGHI" w:date="2024-08-02T12:33:00Z">
                                <w:r w:rsidRPr="00AF5F0F">
                                  <w:rPr>
                                    <w:rFonts w:ascii="Consolas" w:hAnsi="Consolas"/>
                                    <w:rPrChange w:id="538"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539" w:author="LARA LONGHI" w:date="2024-08-02T12:33:00Z"/>
                                  <w:rFonts w:ascii="Consolas" w:hAnsi="Consolas"/>
                                  <w:rPrChange w:id="540" w:author="LARA LONGHI" w:date="2024-08-02T12:33:00Z" w16du:dateUtc="2024-08-02T10:33:00Z">
                                    <w:rPr>
                                      <w:ins w:id="541" w:author="LARA LONGHI" w:date="2024-08-02T12:33:00Z"/>
                                    </w:rPr>
                                  </w:rPrChange>
                                </w:rPr>
                              </w:pPr>
                              <w:ins w:id="542" w:author="LARA LONGHI" w:date="2024-08-02T12:33:00Z">
                                <w:r w:rsidRPr="00AF5F0F">
                                  <w:rPr>
                                    <w:rFonts w:ascii="Consolas" w:hAnsi="Consolas"/>
                                    <w:rPrChange w:id="543"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544" w:author="LARA LONGHI" w:date="2024-08-02T12:33:00Z"/>
                                  <w:rFonts w:ascii="Consolas" w:hAnsi="Consolas"/>
                                  <w:rPrChange w:id="545" w:author="LARA LONGHI" w:date="2024-08-02T12:33:00Z" w16du:dateUtc="2024-08-02T10:33:00Z">
                                    <w:rPr>
                                      <w:ins w:id="546" w:author="LARA LONGHI" w:date="2024-08-02T12:33:00Z"/>
                                    </w:rPr>
                                  </w:rPrChange>
                                </w:rPr>
                              </w:pPr>
                              <w:ins w:id="547" w:author="LARA LONGHI" w:date="2024-08-02T12:33:00Z">
                                <w:r w:rsidRPr="00AF5F0F">
                                  <w:rPr>
                                    <w:rFonts w:ascii="Consolas" w:hAnsi="Consolas"/>
                                    <w:rPrChange w:id="548"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549" w:author="LARA LONGHI" w:date="2024-08-02T12:33:00Z"/>
                                  <w:rFonts w:ascii="Consolas" w:hAnsi="Consolas"/>
                                  <w:rPrChange w:id="550" w:author="LARA LONGHI" w:date="2024-08-02T12:33:00Z" w16du:dateUtc="2024-08-02T10:33:00Z">
                                    <w:rPr>
                                      <w:ins w:id="551" w:author="LARA LONGHI" w:date="2024-08-02T12:33:00Z"/>
                                    </w:rPr>
                                  </w:rPrChange>
                                </w:rPr>
                              </w:pPr>
                              <w:ins w:id="552" w:author="LARA LONGHI" w:date="2024-08-02T12:33:00Z">
                                <w:r w:rsidRPr="00AF5F0F">
                                  <w:rPr>
                                    <w:rFonts w:ascii="Consolas" w:hAnsi="Consolas"/>
                                    <w:rPrChange w:id="553"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554" w:author="LARA LONGHI" w:date="2024-08-02T12:33:00Z"/>
                                  <w:rFonts w:ascii="Consolas" w:hAnsi="Consolas"/>
                                  <w:rPrChange w:id="555" w:author="LARA LONGHI" w:date="2024-08-02T12:33:00Z" w16du:dateUtc="2024-08-02T10:33:00Z">
                                    <w:rPr>
                                      <w:ins w:id="556" w:author="LARA LONGHI" w:date="2024-08-02T12:33:00Z"/>
                                    </w:rPr>
                                  </w:rPrChange>
                                </w:rPr>
                              </w:pPr>
                              <w:ins w:id="557" w:author="LARA LONGHI" w:date="2024-08-02T12:33:00Z">
                                <w:r w:rsidRPr="00AF5F0F">
                                  <w:rPr>
                                    <w:rFonts w:ascii="Consolas" w:hAnsi="Consolas"/>
                                    <w:rPrChange w:id="558"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559" w:author="LARA LONGHI" w:date="2024-08-02T12:33:00Z" w16du:dateUtc="2024-08-02T10:33:00Z">
                                    <w:rPr/>
                                  </w:rPrChange>
                                </w:rPr>
                              </w:pPr>
                              <w:ins w:id="560" w:author="LARA LONGHI" w:date="2024-08-02T12:33:00Z">
                                <w:r w:rsidRPr="00AF5F0F">
                                  <w:rPr>
                                    <w:rFonts w:ascii="Consolas" w:hAnsi="Consolas"/>
                                    <w:rPrChange w:id="561" w:author="LARA LONGHI" w:date="2024-08-02T12:33:00Z" w16du:dateUtc="2024-08-02T10:33:00Z">
                                      <w:rPr/>
                                    </w:rPrChange>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1CCCE4" id="_x0000_t202" coordsize="21600,21600" o:spt="202" path="m,l,21600r21600,l21600,xe">
                  <v:stroke joinstyle="miter"/>
                  <v:path gradientshapeok="t" o:connecttype="rect"/>
                </v:shapetype>
                <v:shape id="Casella di testo 2" o:spid="_x0000_s1026" type="#_x0000_t202" style="position:absolute;left:0;text-align:left;margin-left:-.1pt;margin-top:20.05pt;width:427.1pt;height:110.6pt;z-index:25165825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">
                  <v:textbox style="mso-fit-shape-to-text:t">
                    <w:txbxContent>
                      <w:p w14:paraId="28213290" w14:textId="77777777" w:rsidR="00BB3697" w:rsidRPr="00AF5F0F" w:rsidRDefault="00BB3697" w:rsidP="00BB3697">
                        <w:pPr>
                          <w:rPr>
                            <w:ins w:id="562" w:author="LARA LONGHI" w:date="2024-08-02T12:33:00Z"/>
                            <w:rFonts w:ascii="Consolas" w:hAnsi="Consolas"/>
                            <w:lang w:val="en-US"/>
                            <w:rPrChange w:id="563" w:author="LARA LONGHI" w:date="2024-08-02T12:33:00Z" w16du:dateUtc="2024-08-02T10:33:00Z">
                              <w:rPr>
                                <w:ins w:id="564" w:author="LARA LONGHI" w:date="2024-08-02T12:33:00Z"/>
                              </w:rPr>
                            </w:rPrChange>
                          </w:rPr>
                        </w:pPr>
                        <w:ins w:id="565" w:author="LARA LONGHI" w:date="2024-08-02T12:33:00Z">
                          <w:r w:rsidRPr="00AF5F0F">
                            <w:rPr>
                              <w:rFonts w:ascii="Consolas" w:hAnsi="Consolas"/>
                              <w:lang w:val="en-US"/>
                              <w:rPrChange w:id="566" w:author="LARA LONGHI" w:date="2024-08-02T12:33:00Z" w16du:dateUtc="2024-08-02T10:33:00Z">
                                <w:rPr/>
                              </w:rPrChange>
                            </w:rPr>
                            <w:t>final responses = {</w:t>
                          </w:r>
                        </w:ins>
                      </w:p>
                      <w:p w14:paraId="1C9D966E" w14:textId="77777777" w:rsidR="00BB3697" w:rsidRDefault="00BB3697" w:rsidP="00BB3697">
                        <w:pPr>
                          <w:rPr>
                            <w:rFonts w:ascii="Consolas" w:hAnsi="Consolas"/>
                          </w:rPr>
                        </w:pPr>
                        <w:ins w:id="567" w:author="LARA LONGHI" w:date="2024-08-02T12:33:00Z">
                          <w:r w:rsidRPr="00AF5F0F">
                            <w:rPr>
                              <w:rFonts w:ascii="Consolas" w:hAnsi="Consolas"/>
                              <w:lang w:val="en-US"/>
                              <w:rPrChange w:id="568" w:author="LARA LONGHI" w:date="2024-08-02T12:33:00Z" w16du:dateUtc="2024-08-02T10:33:00Z">
                                <w:rPr/>
                              </w:rPrChange>
                            </w:rPr>
                            <w:t xml:space="preserve">  "ciao": "Ciao, come stai? </w:t>
                          </w:r>
                          <w:r w:rsidRPr="00AF5F0F">
                            <w:rPr>
                              <w:rFonts w:ascii="Consolas" w:hAnsi="Consolas"/>
                              <w:rPrChange w:id="569" w:author="LARA LONGHI" w:date="2024-08-02T12:33:00Z" w16du:dateUtc="2024-08-02T10:33:00Z">
                                <w:rPr/>
                              </w:rPrChange>
                            </w:rPr>
                            <w:t>Posso aiutarti con qualcosa</w:t>
                          </w:r>
                        </w:ins>
                        <w:ins w:id="570" w:author="LARA LONGHI" w:date="2024-08-02T12:34:00Z" w16du:dateUtc="2024-08-02T10:34:00Z">
                          <w:r>
                            <w:rPr>
                              <w:rFonts w:ascii="Consolas" w:hAnsi="Consolas"/>
                            </w:rPr>
                            <w:t xml:space="preserve"> </w:t>
                          </w:r>
                        </w:ins>
                        <w:ins w:id="571" w:author="LARA LONGHI" w:date="2024-08-02T12:33:00Z">
                          <w:r w:rsidRPr="00AF5F0F">
                            <w:rPr>
                              <w:rFonts w:ascii="Consolas" w:hAnsi="Consolas"/>
                              <w:rPrChange w:id="572" w:author="LARA LONGHI" w:date="2024-08-02T12:33:00Z" w16du:dateUtc="2024-08-02T10:33:00Z">
                                <w:rPr/>
                              </w:rPrChange>
                            </w:rPr>
                            <w:t>oggi?",</w:t>
                          </w:r>
                        </w:ins>
                      </w:p>
                      <w:p w14:paraId="3402BF68" w14:textId="2CF4FFA4" w:rsidR="00751AE4" w:rsidRPr="00AF5F0F" w:rsidRDefault="00751AE4" w:rsidP="00BB3697">
                        <w:pPr>
                          <w:rPr>
                            <w:ins w:id="573" w:author="LARA LONGHI" w:date="2024-08-02T12:33:00Z"/>
                            <w:rFonts w:ascii="Consolas" w:hAnsi="Consolas"/>
                            <w:rPrChange w:id="574" w:author="LARA LONGHI" w:date="2024-08-02T12:33:00Z" w16du:dateUtc="2024-08-02T10:33:00Z">
                              <w:rPr>
                                <w:ins w:id="575" w:author="LARA LONGHI" w:date="2024-08-02T12:33:00Z"/>
                              </w:rPr>
                            </w:rPrChange>
                          </w:rPr>
                        </w:pPr>
                        <w:r w:rsidRPr="00751AE4">
                          <w:rPr>
                            <w:rFonts w:ascii="Consolas" w:hAnsi="Consolas"/>
                          </w:rPr>
                          <w:t>  "si": "Dimmi cosa posso fare per te",</w:t>
                        </w:r>
                      </w:p>
                      <w:p w14:paraId="64A0C4D0" w14:textId="77777777" w:rsidR="00BB3697" w:rsidRPr="00AF5F0F" w:rsidRDefault="00BB3697" w:rsidP="00BB3697">
                        <w:pPr>
                          <w:rPr>
                            <w:ins w:id="576" w:author="LARA LONGHI" w:date="2024-08-02T12:33:00Z"/>
                            <w:rFonts w:ascii="Consolas" w:hAnsi="Consolas"/>
                            <w:rPrChange w:id="577" w:author="LARA LONGHI" w:date="2024-08-02T12:33:00Z" w16du:dateUtc="2024-08-02T10:33:00Z">
                              <w:rPr>
                                <w:ins w:id="578" w:author="LARA LONGHI" w:date="2024-08-02T12:33:00Z"/>
                              </w:rPr>
                            </w:rPrChange>
                          </w:rPr>
                        </w:pPr>
                        <w:ins w:id="579" w:author="LARA LONGHI" w:date="2024-08-02T12:33:00Z">
                          <w:r w:rsidRPr="00AF5F0F">
                            <w:rPr>
                              <w:rFonts w:ascii="Consolas" w:hAnsi="Consolas"/>
                              <w:rPrChange w:id="580" w:author="LARA LONGHI" w:date="2024-08-02T12:33:00Z" w16du:dateUtc="2024-08-02T10:33:00Z">
                                <w:rPr/>
                              </w:rPrChange>
                            </w:rPr>
                            <w:t>  "come va?": "Sto bene, grazie! E tu come te la passi?",</w:t>
                          </w:r>
                        </w:ins>
                      </w:p>
                      <w:p w14:paraId="06AB4B03" w14:textId="77777777" w:rsidR="00BB3697" w:rsidRPr="00AF5F0F" w:rsidRDefault="00BB3697" w:rsidP="00BB3697">
                        <w:pPr>
                          <w:rPr>
                            <w:ins w:id="581" w:author="LARA LONGHI" w:date="2024-08-02T12:33:00Z"/>
                            <w:rFonts w:ascii="Consolas" w:hAnsi="Consolas"/>
                            <w:rPrChange w:id="582" w:author="LARA LONGHI" w:date="2024-08-02T12:33:00Z" w16du:dateUtc="2024-08-02T10:33:00Z">
                              <w:rPr>
                                <w:ins w:id="583" w:author="LARA LONGHI" w:date="2024-08-02T12:33:00Z"/>
                              </w:rPr>
                            </w:rPrChange>
                          </w:rPr>
                        </w:pPr>
                        <w:ins w:id="584" w:author="LARA LONGHI" w:date="2024-08-02T12:33:00Z">
                          <w:r w:rsidRPr="00AF5F0F">
                            <w:rPr>
                              <w:rFonts w:ascii="Consolas" w:hAnsi="Consolas"/>
                              <w:rPrChange w:id="585" w:author="LARA LONGHI" w:date="2024-08-02T12:33:00Z" w16du:dateUtc="2024-08-02T10:33:00Z">
                                <w:rPr/>
                              </w:rPrChange>
                            </w:rPr>
                            <w:t>  "aiuto": "Certamente, come posso assisterti? Fammi sapere di cosa hai bisogno.",</w:t>
                          </w:r>
                        </w:ins>
                      </w:p>
                      <w:p w14:paraId="746977B2" w14:textId="77777777" w:rsidR="00BB3697" w:rsidRPr="00AF5F0F" w:rsidRDefault="00BB3697" w:rsidP="00BB3697">
                        <w:pPr>
                          <w:rPr>
                            <w:ins w:id="586" w:author="LARA LONGHI" w:date="2024-08-02T12:33:00Z"/>
                            <w:rFonts w:ascii="Consolas" w:hAnsi="Consolas"/>
                            <w:rPrChange w:id="587" w:author="LARA LONGHI" w:date="2024-08-02T12:33:00Z" w16du:dateUtc="2024-08-02T10:33:00Z">
                              <w:rPr>
                                <w:ins w:id="588" w:author="LARA LONGHI" w:date="2024-08-02T12:33:00Z"/>
                              </w:rPr>
                            </w:rPrChange>
                          </w:rPr>
                        </w:pPr>
                        <w:ins w:id="589" w:author="LARA LONGHI" w:date="2024-08-02T12:33:00Z">
                          <w:r w:rsidRPr="00AF5F0F">
                            <w:rPr>
                              <w:rFonts w:ascii="Consolas" w:hAnsi="Consolas"/>
                              <w:rPrChange w:id="590" w:author="LARA LONGHI" w:date="2024-08-02T12:33:00Z" w16du:dateUtc="2024-08-02T10:33:00Z">
                                <w:rPr/>
                              </w:rPrChange>
                            </w:rPr>
                            <w:t>  "male": "Mi dispiace sapere che ti senti così. Vuoi parlarne? Sono qui per ascoltare.",</w:t>
                          </w:r>
                        </w:ins>
                      </w:p>
                      <w:p w14:paraId="0D21DE0E" w14:textId="77777777" w:rsidR="00BB3697" w:rsidRPr="00AF5F0F" w:rsidRDefault="00BB3697" w:rsidP="00BB3697">
                        <w:pPr>
                          <w:rPr>
                            <w:ins w:id="591" w:author="LARA LONGHI" w:date="2024-08-02T12:33:00Z"/>
                            <w:rFonts w:ascii="Consolas" w:hAnsi="Consolas"/>
                            <w:rPrChange w:id="592" w:author="LARA LONGHI" w:date="2024-08-02T12:33:00Z" w16du:dateUtc="2024-08-02T10:33:00Z">
                              <w:rPr>
                                <w:ins w:id="593" w:author="LARA LONGHI" w:date="2024-08-02T12:33:00Z"/>
                              </w:rPr>
                            </w:rPrChange>
                          </w:rPr>
                        </w:pPr>
                        <w:ins w:id="594" w:author="LARA LONGHI" w:date="2024-08-02T12:33:00Z">
                          <w:r w:rsidRPr="00AF5F0F">
                            <w:rPr>
                              <w:rFonts w:ascii="Consolas" w:hAnsi="Consolas"/>
                              <w:rPrChange w:id="595" w:author="LARA LONGHI" w:date="2024-08-02T12:33:00Z" w16du:dateUtc="2024-08-02T10:33:00Z">
                                <w:rPr/>
                              </w:rPrChange>
                            </w:rPr>
                            <w:t>  "ansia": "Capisco che l'ansia possa essere difficile. Respira profondamente e prova a spiegarmi meglio cosa stai provando.",</w:t>
                          </w:r>
                        </w:ins>
                      </w:p>
                      <w:p w14:paraId="67507243" w14:textId="77777777" w:rsidR="00BB3697" w:rsidRPr="00AF5F0F" w:rsidRDefault="00BB3697" w:rsidP="00BB3697">
                        <w:pPr>
                          <w:rPr>
                            <w:ins w:id="596" w:author="LARA LONGHI" w:date="2024-08-02T12:33:00Z"/>
                            <w:rFonts w:ascii="Consolas" w:hAnsi="Consolas"/>
                            <w:rPrChange w:id="597" w:author="LARA LONGHI" w:date="2024-08-02T12:33:00Z" w16du:dateUtc="2024-08-02T10:33:00Z">
                              <w:rPr>
                                <w:ins w:id="598" w:author="LARA LONGHI" w:date="2024-08-02T12:33:00Z"/>
                              </w:rPr>
                            </w:rPrChange>
                          </w:rPr>
                        </w:pPr>
                        <w:ins w:id="599" w:author="LARA LONGHI" w:date="2024-08-02T12:33:00Z">
                          <w:r w:rsidRPr="00AF5F0F">
                            <w:rPr>
                              <w:rFonts w:ascii="Consolas" w:hAnsi="Consolas"/>
                              <w:rPrChange w:id="600" w:author="LARA LONGHI" w:date="2024-08-02T12:33:00Z" w16du:dateUtc="2024-08-02T10:33:00Z">
                                <w:rPr/>
                              </w:rPrChange>
                            </w:rPr>
                            <w:t>  "grazie": "Prego! Se hai altre domande o hai bisogno di ulteriori informazioni, non esitare a chiedere.",</w:t>
                          </w:r>
                        </w:ins>
                      </w:p>
                      <w:p w14:paraId="143C5081" w14:textId="77777777" w:rsidR="00BB3697" w:rsidRPr="00AF5F0F" w:rsidRDefault="00BB3697" w:rsidP="00BB3697">
                        <w:pPr>
                          <w:rPr>
                            <w:ins w:id="601" w:author="LARA LONGHI" w:date="2024-08-02T12:33:00Z"/>
                            <w:rFonts w:ascii="Consolas" w:hAnsi="Consolas"/>
                            <w:rPrChange w:id="602" w:author="LARA LONGHI" w:date="2024-08-02T12:33:00Z" w16du:dateUtc="2024-08-02T10:33:00Z">
                              <w:rPr>
                                <w:ins w:id="603" w:author="LARA LONGHI" w:date="2024-08-02T12:33:00Z"/>
                              </w:rPr>
                            </w:rPrChange>
                          </w:rPr>
                        </w:pPr>
                        <w:ins w:id="604" w:author="LARA LONGHI" w:date="2024-08-02T12:33:00Z">
                          <w:r w:rsidRPr="00AF5F0F">
                            <w:rPr>
                              <w:rFonts w:ascii="Consolas" w:hAnsi="Consolas"/>
                              <w:rPrChange w:id="605" w:author="LARA LONGHI" w:date="2024-08-02T12:33:00Z" w16du:dateUtc="2024-08-02T10:33:00Z">
                                <w:rPr/>
                              </w:rPrChange>
                            </w:rPr>
                            <w:t>  "scusa": "Non preoccuparti, tutto bene! Come posso aiutarti ulteriormente?",</w:t>
                          </w:r>
                        </w:ins>
                      </w:p>
                      <w:p w14:paraId="68E9285F" w14:textId="77777777" w:rsidR="00BB3697" w:rsidRPr="00AF5F0F" w:rsidRDefault="00BB3697" w:rsidP="00BB3697">
                        <w:pPr>
                          <w:rPr>
                            <w:ins w:id="606" w:author="LARA LONGHI" w:date="2024-08-02T12:33:00Z"/>
                            <w:rFonts w:ascii="Consolas" w:hAnsi="Consolas"/>
                            <w:rPrChange w:id="607" w:author="LARA LONGHI" w:date="2024-08-02T12:33:00Z" w16du:dateUtc="2024-08-02T10:33:00Z">
                              <w:rPr>
                                <w:ins w:id="608" w:author="LARA LONGHI" w:date="2024-08-02T12:33:00Z"/>
                              </w:rPr>
                            </w:rPrChange>
                          </w:rPr>
                        </w:pPr>
                        <w:ins w:id="609" w:author="LARA LONGHI" w:date="2024-08-02T12:33:00Z">
                          <w:r w:rsidRPr="00AF5F0F">
                            <w:rPr>
                              <w:rFonts w:ascii="Consolas" w:hAnsi="Consolas"/>
                              <w:rPrChange w:id="610" w:author="LARA LONGHI" w:date="2024-08-02T12:33:00Z" w16du:dateUtc="2024-08-02T10:33:00Z">
                                <w:rPr/>
                              </w:rPrChange>
                            </w:rPr>
                            <w:t>  "dove sei?": "Sono un assistente virtuale, quindi non ho una posizione fisica. Sono qui per aiutarti online.",</w:t>
                          </w:r>
                        </w:ins>
                      </w:p>
                      <w:p w14:paraId="53BEB79A" w14:textId="77777777" w:rsidR="00BB3697" w:rsidRPr="00AF5F0F" w:rsidRDefault="00BB3697" w:rsidP="00BB3697">
                        <w:pPr>
                          <w:rPr>
                            <w:ins w:id="611" w:author="LARA LONGHI" w:date="2024-08-02T12:33:00Z"/>
                            <w:rFonts w:ascii="Consolas" w:hAnsi="Consolas"/>
                            <w:rPrChange w:id="612" w:author="LARA LONGHI" w:date="2024-08-02T12:33:00Z" w16du:dateUtc="2024-08-02T10:33:00Z">
                              <w:rPr>
                                <w:ins w:id="613" w:author="LARA LONGHI" w:date="2024-08-02T12:33:00Z"/>
                              </w:rPr>
                            </w:rPrChange>
                          </w:rPr>
                        </w:pPr>
                        <w:ins w:id="614" w:author="LARA LONGHI" w:date="2024-08-02T12:33:00Z">
                          <w:r w:rsidRPr="00AF5F0F">
                            <w:rPr>
                              <w:rFonts w:ascii="Consolas" w:hAnsi="Consolas"/>
                              <w:rPrChange w:id="615" w:author="LARA LONGHI" w:date="2024-08-02T12:33:00Z" w16du:dateUtc="2024-08-02T10:33:00Z">
                                <w:rPr/>
                              </w:rPrChange>
                            </w:rPr>
                            <w:t>  "aiutami con ": "Certo! Fammi sapere di cosa hai bisogno e cercherò di aiutarti.",</w:t>
                          </w:r>
                        </w:ins>
                      </w:p>
                      <w:p w14:paraId="569668C9" w14:textId="77777777" w:rsidR="00BB3697" w:rsidRPr="00AF5F0F" w:rsidRDefault="00BB3697" w:rsidP="00BB3697">
                        <w:pPr>
                          <w:rPr>
                            <w:ins w:id="616" w:author="LARA LONGHI" w:date="2024-08-02T12:33:00Z"/>
                            <w:rFonts w:ascii="Consolas" w:hAnsi="Consolas"/>
                            <w:rPrChange w:id="617" w:author="LARA LONGHI" w:date="2024-08-02T12:33:00Z" w16du:dateUtc="2024-08-02T10:33:00Z">
                              <w:rPr>
                                <w:ins w:id="618" w:author="LARA LONGHI" w:date="2024-08-02T12:33:00Z"/>
                              </w:rPr>
                            </w:rPrChange>
                          </w:rPr>
                        </w:pPr>
                        <w:ins w:id="619" w:author="LARA LONGHI" w:date="2024-08-02T12:33:00Z">
                          <w:r w:rsidRPr="00AF5F0F">
                            <w:rPr>
                              <w:rFonts w:ascii="Consolas" w:hAnsi="Consolas"/>
                              <w:rPrChange w:id="620" w:author="LARA LONGHI" w:date="2024-08-02T12:33:00Z" w16du:dateUtc="2024-08-02T10:33:00Z">
                                <w:rPr/>
                              </w:rPrChange>
                            </w:rPr>
                            <w:t>  "problema ": "Mi dispiace sentire che hai un problema . Puoi descrivere il problema in dettaglio?",</w:t>
                          </w:r>
                        </w:ins>
                      </w:p>
                      <w:p w14:paraId="633EB8B1" w14:textId="77777777" w:rsidR="00BB3697" w:rsidRPr="00AF5F0F" w:rsidRDefault="00BB3697" w:rsidP="00BB3697">
                        <w:pPr>
                          <w:rPr>
                            <w:ins w:id="621" w:author="LARA LONGHI" w:date="2024-08-02T12:33:00Z"/>
                            <w:rFonts w:ascii="Consolas" w:hAnsi="Consolas"/>
                            <w:rPrChange w:id="622" w:author="LARA LONGHI" w:date="2024-08-02T12:33:00Z" w16du:dateUtc="2024-08-02T10:33:00Z">
                              <w:rPr>
                                <w:ins w:id="623" w:author="LARA LONGHI" w:date="2024-08-02T12:33:00Z"/>
                              </w:rPr>
                            </w:rPrChange>
                          </w:rPr>
                        </w:pPr>
                        <w:ins w:id="624" w:author="LARA LONGHI" w:date="2024-08-02T12:33:00Z">
                          <w:r w:rsidRPr="00AF5F0F">
                            <w:rPr>
                              <w:rFonts w:ascii="Consolas" w:hAnsi="Consolas"/>
                              <w:rPrChange w:id="625" w:author="LARA LONGHI" w:date="2024-08-02T12:33:00Z" w16du:dateUtc="2024-08-02T10:33:00Z">
                                <w:rPr/>
                              </w:rPrChange>
                            </w:rPr>
                            <w:t>  "risate": "Spero di averti fatto sorridere! Se hai bisogno di ulteriore aiuto, fammi sapere.",</w:t>
                          </w:r>
                        </w:ins>
                      </w:p>
                      <w:p w14:paraId="784037B0" w14:textId="77777777" w:rsidR="00BB3697" w:rsidRPr="00AF5F0F" w:rsidRDefault="00BB3697" w:rsidP="00BB3697">
                        <w:pPr>
                          <w:rPr>
                            <w:ins w:id="626" w:author="LARA LONGHI" w:date="2024-08-02T12:33:00Z"/>
                            <w:rFonts w:ascii="Consolas" w:hAnsi="Consolas"/>
                            <w:rPrChange w:id="627" w:author="LARA LONGHI" w:date="2024-08-02T12:33:00Z" w16du:dateUtc="2024-08-02T10:33:00Z">
                              <w:rPr>
                                <w:ins w:id="628" w:author="LARA LONGHI" w:date="2024-08-02T12:33:00Z"/>
                              </w:rPr>
                            </w:rPrChange>
                          </w:rPr>
                        </w:pPr>
                        <w:ins w:id="629" w:author="LARA LONGHI" w:date="2024-08-02T12:33:00Z">
                          <w:r w:rsidRPr="00AF5F0F">
                            <w:rPr>
                              <w:rFonts w:ascii="Consolas" w:hAnsi="Consolas"/>
                              <w:rPrChange w:id="630" w:author="LARA LONGHI" w:date="2024-08-02T12:33:00Z" w16du:dateUtc="2024-08-02T10:33:00Z">
                                <w:rPr/>
                              </w:rPrChange>
                            </w:rPr>
                            <w:t>  "informazioni": "Di che tipo di informazioni hai bisogno? Fammi sapere così posso fornirti una risposta più precisa.",</w:t>
                          </w:r>
                        </w:ins>
                      </w:p>
                      <w:p w14:paraId="52A54F86" w14:textId="77777777" w:rsidR="00BB3697" w:rsidRPr="00AF5F0F" w:rsidRDefault="00BB3697" w:rsidP="00BB3697">
                        <w:pPr>
                          <w:rPr>
                            <w:ins w:id="631" w:author="LARA LONGHI" w:date="2024-08-02T12:33:00Z"/>
                            <w:rFonts w:ascii="Consolas" w:hAnsi="Consolas"/>
                            <w:rPrChange w:id="632" w:author="LARA LONGHI" w:date="2024-08-02T12:33:00Z" w16du:dateUtc="2024-08-02T10:33:00Z">
                              <w:rPr>
                                <w:ins w:id="633" w:author="LARA LONGHI" w:date="2024-08-02T12:33:00Z"/>
                              </w:rPr>
                            </w:rPrChange>
                          </w:rPr>
                        </w:pPr>
                        <w:ins w:id="634" w:author="LARA LONGHI" w:date="2024-08-02T12:33:00Z">
                          <w:r w:rsidRPr="00AF5F0F">
                            <w:rPr>
                              <w:rFonts w:ascii="Consolas" w:hAnsi="Consolas"/>
                              <w:rPrChange w:id="635" w:author="LARA LONGHI" w:date="2024-08-02T12:33:00Z" w16du:dateUtc="2024-08-02T10:33:00Z">
                                <w:rPr/>
                              </w:rPrChange>
                            </w:rPr>
                            <w:t>  "notizie": "Non sono aggiornato sulle ultime notizie, ma posso aiutarti con altre informazioni o rispondere a domande generali.",</w:t>
                          </w:r>
                        </w:ins>
                      </w:p>
                      <w:p w14:paraId="2AE8B9CC" w14:textId="77777777" w:rsidR="00BB3697" w:rsidRPr="00AF5F0F" w:rsidRDefault="00BB3697" w:rsidP="00BB3697">
                        <w:pPr>
                          <w:rPr>
                            <w:ins w:id="636" w:author="LARA LONGHI" w:date="2024-08-02T12:33:00Z"/>
                            <w:rFonts w:ascii="Consolas" w:hAnsi="Consolas"/>
                            <w:rPrChange w:id="637" w:author="LARA LONGHI" w:date="2024-08-02T12:33:00Z" w16du:dateUtc="2024-08-02T10:33:00Z">
                              <w:rPr>
                                <w:ins w:id="638" w:author="LARA LONGHI" w:date="2024-08-02T12:33:00Z"/>
                              </w:rPr>
                            </w:rPrChange>
                          </w:rPr>
                        </w:pPr>
                        <w:ins w:id="639" w:author="LARA LONGHI" w:date="2024-08-02T12:33:00Z">
                          <w:r w:rsidRPr="00AF5F0F">
                            <w:rPr>
                              <w:rFonts w:ascii="Consolas" w:hAnsi="Consolas"/>
                              <w:rPrChange w:id="640" w:author="LARA LONGHI" w:date="2024-08-02T12:33:00Z" w16du:dateUtc="2024-08-02T10:33:00Z">
                                <w:rPr/>
                              </w:rPrChange>
                            </w:rPr>
                            <w:t>  "saluti": "Arrivederci! Spero di risentirti presto. Se hai altre domande, sono qui per te.",</w:t>
                          </w:r>
                        </w:ins>
                      </w:p>
                      <w:p w14:paraId="3D2C9316" w14:textId="77777777" w:rsidR="00BB3697" w:rsidRPr="00AF5F0F" w:rsidRDefault="00BB3697" w:rsidP="00BB3697">
                        <w:pPr>
                          <w:rPr>
                            <w:rFonts w:ascii="Consolas" w:hAnsi="Consolas"/>
                            <w:rPrChange w:id="641" w:author="LARA LONGHI" w:date="2024-08-02T12:33:00Z" w16du:dateUtc="2024-08-02T10:33:00Z">
                              <w:rPr/>
                            </w:rPrChange>
                          </w:rPr>
                        </w:pPr>
                        <w:ins w:id="642" w:author="LARA LONGHI" w:date="2024-08-02T12:33:00Z">
                          <w:r w:rsidRPr="00AF5F0F">
                            <w:rPr>
                              <w:rFonts w:ascii="Consolas" w:hAnsi="Consolas"/>
                              <w:rPrChange w:id="643" w:author="LARA LONGHI" w:date="2024-08-02T12:33:00Z" w16du:dateUtc="2024-08-02T10:33:00Z">
                                <w:rPr/>
                              </w:rPrChange>
                            </w:rPr>
                            <w:t>};</w:t>
                          </w:r>
                        </w:ins>
                      </w:p>
                    </w:txbxContent>
                  </v:textbox>
                  <w10:wrap type="square"/>
                </v:shape>
              </w:pict>
            </mc:Fallback>
          </mc:AlternateContent>
        </w:r>
      </w:ins>
      <w:r w:rsidR="003103E6">
        <w:rPr>
          <w:noProof/>
        </w:rPr>
        <w:t>Di seguito il</w:t>
      </w:r>
      <w:ins w:id="644" w:author="LARA LONGHI" w:date="2024-08-02T12:28:00Z" w16du:dateUtc="2024-08-02T10:28:00Z">
        <w:r w:rsidR="00BB3697">
          <w:t xml:space="preserve"> codice utilizzato per implementare le risposte di sistema:</w:t>
        </w:r>
      </w:ins>
    </w:p>
    <w:p w14:paraId="65ACE700" w14:textId="77777777" w:rsidR="008D49D5" w:rsidRPr="00BB3697" w:rsidRDefault="008D49D5" w:rsidP="0007517E">
      <w:pPr>
        <w:pStyle w:val="Ttesto"/>
        <w:ind w:left="426"/>
      </w:pPr>
    </w:p>
    <w:sectPr w:rsidR="008D49D5" w:rsidRPr="00BB3697" w:rsidSect="0086510D">
      <w:pgSz w:w="11906" w:h="16838"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Mauro Pelucchi" w:date="2024-08-06T22:06:00Z" w:initials="MP">
    <w:p w14:paraId="70B66C93" w14:textId="1EE0889A" w:rsidR="00E6700E" w:rsidRDefault="00445B4C">
      <w:r>
        <w:annotationRef/>
      </w:r>
      <w:r w:rsidRPr="4406914C">
        <w:t>se non già fatto: il prof. Lazzari ha messo in linea da tempo dell'ottimo materiale su "come scrivere \ formattare una tesi"</w:t>
      </w:r>
    </w:p>
    <w:p w14:paraId="33F832F8" w14:textId="50AC35A4" w:rsidR="00E6700E" w:rsidRDefault="00E6700E"/>
    <w:p w14:paraId="01FFEBDD" w14:textId="2B4B83DA" w:rsidR="00E6700E" w:rsidRDefault="00457C3C">
      <w:hyperlink r:id="rId1">
        <w:r w:rsidR="00445B4C" w:rsidRPr="18C40687">
          <w:t>https://corsidilaurea.uniroma1.it/sites/default/files/allegati_laurearsi/miniguida_apa_style.pdf</w:t>
        </w:r>
      </w:hyperlink>
    </w:p>
    <w:p w14:paraId="44921954" w14:textId="6D3AB56D" w:rsidR="00E6700E" w:rsidRDefault="00E6700E"/>
    <w:p w14:paraId="01D2E43B" w14:textId="7E5F7992" w:rsidR="00E6700E" w:rsidRDefault="00457C3C">
      <w:hyperlink r:id="rId2">
        <w:r w:rsidR="00445B4C" w:rsidRPr="47A24F59">
          <w:t>https://dinamico2.unibg.it/lazzari/2223_sperimentale/perrelazione.pdf</w:t>
        </w:r>
      </w:hyperlink>
    </w:p>
    <w:p w14:paraId="0FED83BF" w14:textId="3FB5766E" w:rsidR="00E6700E" w:rsidRDefault="00E6700E"/>
    <w:p w14:paraId="6970D6D9" w14:textId="22C394F0" w:rsidR="00E6700E" w:rsidRDefault="00457C3C">
      <w:hyperlink r:id="rId3">
        <w:r w:rsidR="00445B4C" w:rsidRPr="7E5F684F">
          <w:t>https://dinamico2.unibg.it/lazzari/pertesi.doc</w:t>
        </w:r>
      </w:hyperlink>
    </w:p>
    <w:p w14:paraId="45D5E817" w14:textId="704BCCF3" w:rsidR="00E6700E" w:rsidRDefault="00E6700E"/>
  </w:comment>
  <w:comment w:id="178" w:author="Mauro Pelucchi" w:date="2024-08-06T22:00:00Z" w:initials="MP">
    <w:p w14:paraId="2D7AEA67" w14:textId="3AF52B6F" w:rsidR="00E6700E" w:rsidRDefault="00445B4C">
      <w:r>
        <w:annotationRef/>
      </w:r>
      <w:r w:rsidRPr="163DBC6A">
        <w:t>per l'inizio dei capitolo fai riferimento alla guida che sicuramente trovi sul sito unibg. se non c'è: scrivimi.</w:t>
      </w:r>
    </w:p>
    <w:p w14:paraId="43092984" w14:textId="3D6C76EC" w:rsidR="00E6700E" w:rsidRDefault="00E6700E"/>
    <w:p w14:paraId="10749FDD" w14:textId="0E758592" w:rsidR="00E6700E" w:rsidRDefault="00445B4C">
      <w:r w:rsidRPr="66E2EAD6">
        <w:t>a memoria: il capitolo deve sempre iniziare sulla pagina destra.</w:t>
      </w:r>
    </w:p>
  </w:comment>
  <w:comment w:id="203" w:author="Mauro Pelucchi" w:date="2024-07-27T18:17:00Z" w:initials="MP">
    <w:p w14:paraId="4D737A3B" w14:textId="3C36B6F4" w:rsidR="00850EAE" w:rsidRDefault="00B27C91">
      <w:r>
        <w:annotationRef/>
      </w:r>
      <w:r w:rsidRPr="556BC316">
        <w:t>In questa sessione</w:t>
      </w:r>
    </w:p>
  </w:comment>
  <w:comment w:id="266" w:author="LARA LONGHI" w:date="2024-08-28T08:54:00Z" w:initials="LL">
    <w:p w14:paraId="059F2E93" w14:textId="77777777" w:rsidR="006D114D" w:rsidRDefault="006D114D" w:rsidP="006D114D">
      <w:pPr>
        <w:pStyle w:val="Testocommento"/>
      </w:pPr>
      <w:r>
        <w:rPr>
          <w:rStyle w:val="Rimandocommento"/>
        </w:rPr>
        <w:annotationRef/>
      </w:r>
      <w:r>
        <w:t>Tenere collegamento a Cognito?</w:t>
      </w:r>
    </w:p>
  </w:comment>
  <w:comment w:id="274" w:author="LARA LONGHI" w:date="2024-07-25T12:05:00Z" w:initials="LL">
    <w:p w14:paraId="6ADC03DB" w14:textId="7FB57A1C" w:rsidR="005D5421" w:rsidRDefault="005D5421" w:rsidP="005D5421">
      <w:pPr>
        <w:pStyle w:val="Testocommento"/>
      </w:pPr>
      <w:r>
        <w:rPr>
          <w:rStyle w:val="Rimandocommento"/>
        </w:rPr>
        <w:annotationRef/>
      </w:r>
      <w:r>
        <w:t>Correggerla con le classi effettivamente usate nello sviluppo? Ad esempio togliere data sources</w:t>
      </w:r>
    </w:p>
  </w:comment>
  <w:comment w:id="275" w:author="Mauro Pelucchi" w:date="2024-07-27T18:23:00Z" w:initials="MP">
    <w:p w14:paraId="1B8C70C1" w14:textId="35C1DFD3" w:rsidR="00850EAE" w:rsidRDefault="00B27C91">
      <w:r>
        <w:annotationRef/>
      </w:r>
      <w:r w:rsidRPr="7511388C">
        <w:t>corretto, lascia solo la parte implentata</w:t>
      </w:r>
    </w:p>
    <w:p w14:paraId="61CA893E" w14:textId="72C76E5A" w:rsidR="00850EAE" w:rsidRDefault="00850EAE"/>
  </w:comment>
  <w:comment w:id="325" w:author="Mauro Pelucchi" w:date="2024-08-02T08:53:00Z" w:initials="MP">
    <w:p w14:paraId="120381D9" w14:textId="2243A2C7" w:rsidR="003E4BE9" w:rsidRDefault="003E4BE9">
      <w:r>
        <w:annotationRef/>
      </w:r>
      <w:r w:rsidRPr="3C52B810">
        <w:t>se non fatto dopo aggiungi un paragrafo su dart. vantaggi e svantaggi.</w:t>
      </w:r>
    </w:p>
  </w:comment>
  <w:comment w:id="330" w:author="Mauro Pelucchi" w:date="2024-08-02T08:54:00Z" w:initials="MP">
    <w:p w14:paraId="03858812" w14:textId="4566AFF2" w:rsidR="003E4BE9" w:rsidRDefault="003E4BE9">
      <w:r>
        <w:annotationRef/>
      </w:r>
      <w:r w:rsidRPr="0DCA1585">
        <w:t>inserisci un link al plugin (tra le note)</w:t>
      </w:r>
    </w:p>
  </w:comment>
  <w:comment w:id="334" w:author="Mauro Pelucchi" w:date="2024-08-02T08:55:00Z" w:initials="MP">
    <w:p w14:paraId="41F71A84" w14:textId="4DA2BB26" w:rsidR="003E4BE9" w:rsidRDefault="003E4BE9">
      <w:r>
        <w:annotationRef/>
      </w:r>
      <w:r w:rsidRPr="1127BFE9">
        <w:t>come fa a fornire un feedback immediato? introduci un esempio</w:t>
      </w:r>
    </w:p>
  </w:comment>
  <w:comment w:id="351" w:author="Mauro Pelucchi" w:date="2024-08-02T08:55:00Z" w:initials="MP">
    <w:p w14:paraId="4E99D282" w14:textId="29957913" w:rsidR="003E4BE9" w:rsidRDefault="003E4BE9">
      <w:r>
        <w:annotationRef/>
      </w:r>
      <w:r w:rsidRPr="270B40BE">
        <w:t>inserisci un immagine della palette</w:t>
      </w:r>
    </w:p>
  </w:comment>
  <w:comment w:id="348" w:author="Mauro Pelucchi" w:date="2024-08-02T08:56:00Z" w:initials="MP">
    <w:p w14:paraId="5C344837" w14:textId="74E1A635" w:rsidR="003E4BE9" w:rsidRDefault="003E4BE9">
      <w:r>
        <w:annotationRef/>
      </w:r>
      <w:r w:rsidRPr="417AAB82">
        <w:t>perché il "pastello" è rilassante? spiega</w:t>
      </w:r>
    </w:p>
  </w:comment>
  <w:comment w:id="391" w:author="Mauro Pelucchi" w:date="2024-08-02T08:57:00Z" w:initials="MP">
    <w:p w14:paraId="47AFCEB5" w14:textId="48711DB5" w:rsidR="003E4BE9" w:rsidRDefault="003E4BE9">
      <w:r>
        <w:annotationRef/>
      </w:r>
      <w:r w:rsidRPr="708D6BA5">
        <w:t xml:space="preserve">introduci una footnote con link. potresti mettere un box con </w:t>
      </w:r>
    </w:p>
    <w:p w14:paraId="1C2FDD18" w14:textId="3968332A" w:rsidR="003E4BE9" w:rsidRDefault="003E4BE9">
      <w:r w:rsidRPr="56036069">
        <w:t>- cosa è copilot</w:t>
      </w:r>
    </w:p>
    <w:p w14:paraId="5A387555" w14:textId="09138AA1" w:rsidR="003E4BE9" w:rsidRDefault="003E4BE9">
      <w:r w:rsidRPr="70AE1840">
        <w:t>- il prompt usato per generare l'immagine</w:t>
      </w:r>
    </w:p>
  </w:comment>
  <w:comment w:id="434" w:author="Mauro Pelucchi" w:date="2024-08-02T08:58:00Z" w:initials="MP">
    <w:p w14:paraId="4CCC0780" w14:textId="617C5575" w:rsidR="003E4BE9" w:rsidRDefault="003E4BE9">
      <w:r>
        <w:annotationRef/>
      </w:r>
      <w:r w:rsidRPr="76C65674">
        <w:t>ok questa parte. cerca solo di dare alcuni esempi sul sistema attuale e un'idea di quello "migliore"</w:t>
      </w:r>
    </w:p>
    <w:p w14:paraId="3F629D86" w14:textId="76E5553F" w:rsidR="003E4BE9" w:rsidRDefault="003E4BE9"/>
  </w:comment>
  <w:comment w:id="453" w:author="Mauro Pelucchi" w:date="2024-08-06T21:57:00Z" w:initials="MP">
    <w:p w14:paraId="288663CB" w14:textId="152994C9" w:rsidR="00E6700E" w:rsidRDefault="00445B4C">
      <w:r>
        <w:annotationRef/>
      </w:r>
      <w:r w:rsidRPr="66382E00">
        <w:t>manderei in una nuova pagina (serve rivedere l'impaginazione ma lo farei come ultimo step)</w:t>
      </w:r>
    </w:p>
  </w:comment>
  <w:comment w:id="454" w:author="Mauro Pelucchi" w:date="2024-08-06T21:58:00Z" w:initials="MP">
    <w:p w14:paraId="274D6087" w14:textId="2901F64B" w:rsidR="00E6700E" w:rsidRDefault="00445B4C">
      <w:r>
        <w:annotationRef/>
      </w:r>
      <w:r w:rsidRPr="5158DF82">
        <w:t>menziona delle priorità. cosa facciamo prima, cosa facciamo dopo</w:t>
      </w:r>
    </w:p>
  </w:comment>
  <w:comment w:id="460" w:author="Mauro Pelucchi" w:date="2024-08-06T21:56:00Z" w:initials="MP">
    <w:p w14:paraId="614A7C83" w14:textId="77777777" w:rsidR="008D49D5" w:rsidRDefault="008D49D5" w:rsidP="008D49D5">
      <w:r>
        <w:annotationRef/>
      </w:r>
      <w:r w:rsidRPr="4838E1D9">
        <w:t>sposterei questa sezione alla fine in un annex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5D5E817" w15:done="1"/>
  <w15:commentEx w15:paraId="10749FDD" w15:done="1"/>
  <w15:commentEx w15:paraId="4D737A3B" w15:done="1"/>
  <w15:commentEx w15:paraId="059F2E93" w15:done="0"/>
  <w15:commentEx w15:paraId="6ADC03DB" w15:done="1"/>
  <w15:commentEx w15:paraId="61CA893E" w15:paraIdParent="6ADC03DB" w15:done="1"/>
  <w15:commentEx w15:paraId="120381D9" w15:done="1"/>
  <w15:commentEx w15:paraId="03858812" w15:done="1"/>
  <w15:commentEx w15:paraId="41F71A84" w15:done="1"/>
  <w15:commentEx w15:paraId="4E99D282" w15:done="1"/>
  <w15:commentEx w15:paraId="5C344837" w15:done="1"/>
  <w15:commentEx w15:paraId="5A387555" w15:done="1"/>
  <w15:commentEx w15:paraId="3F629D86" w15:done="1"/>
  <w15:commentEx w15:paraId="288663CB" w15:done="1"/>
  <w15:commentEx w15:paraId="274D6087" w15:done="1"/>
  <w15:commentEx w15:paraId="614A7C8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1ABBB3" w16cex:dateUtc="2024-08-06T20:06:00Z"/>
  <w16cex:commentExtensible w16cex:durableId="3297EBA2" w16cex:dateUtc="2024-08-06T20:00:00Z"/>
  <w16cex:commentExtensible w16cex:durableId="12F2EED7" w16cex:dateUtc="2024-07-27T16:17:00Z"/>
  <w16cex:commentExtensible w16cex:durableId="20D00040" w16cex:dateUtc="2024-08-28T06:54:00Z"/>
  <w16cex:commentExtensible w16cex:durableId="335E8BF6" w16cex:dateUtc="2024-07-25T10:05:00Z"/>
  <w16cex:commentExtensible w16cex:durableId="00E0C2AA" w16cex:dateUtc="2024-07-27T16:23:00Z"/>
  <w16cex:commentExtensible w16cex:durableId="2CB92D7A" w16cex:dateUtc="2024-08-02T06:53:00Z"/>
  <w16cex:commentExtensible w16cex:durableId="4C6B73B7" w16cex:dateUtc="2024-08-02T06:54:00Z">
    <w16cex:extLst>
      <w16:ext w16:uri="{CE6994B0-6A32-4C9F-8C6B-6E91EDA988CE}">
        <cr:reactions xmlns:cr="http://schemas.microsoft.com/office/comments/2020/reactions">
          <cr:reaction reactionType="1">
            <cr:reactionInfo dateUtc="2024-08-02T08:17:13Z">
              <cr:user userId="S::l.longhi6@studenti.unibg.it::a04951a5-c632-43be-b023-c2c634d71a25" userProvider="AD" userName="LARA LONGHI"/>
            </cr:reactionInfo>
          </cr:reaction>
        </cr:reactions>
      </w16:ext>
    </w16cex:extLst>
  </w16cex:commentExtensible>
  <w16cex:commentExtensible w16cex:durableId="2480C994" w16cex:dateUtc="2024-08-02T06:55:00Z"/>
  <w16cex:commentExtensible w16cex:durableId="3742AF11" w16cex:dateUtc="2024-08-02T06:55:00Z"/>
  <w16cex:commentExtensible w16cex:durableId="42373AC4" w16cex:dateUtc="2024-08-02T06:56:00Z"/>
  <w16cex:commentExtensible w16cex:durableId="78154656" w16cex:dateUtc="2024-08-02T06:57:00Z"/>
  <w16cex:commentExtensible w16cex:durableId="7392E5EB" w16cex:dateUtc="2024-08-02T06:58:00Z"/>
  <w16cex:commentExtensible w16cex:durableId="4E9D8EA3" w16cex:dateUtc="2024-08-06T19:57:00Z"/>
  <w16cex:commentExtensible w16cex:durableId="372A568D" w16cex:dateUtc="2024-08-06T19:58:00Z"/>
  <w16cex:commentExtensible w16cex:durableId="68566E2A" w16cex:dateUtc="2024-08-06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5D5E817" w16cid:durableId="241ABBB3"/>
  <w16cid:commentId w16cid:paraId="10749FDD" w16cid:durableId="3297EBA2"/>
  <w16cid:commentId w16cid:paraId="4D737A3B" w16cid:durableId="12F2EED7"/>
  <w16cid:commentId w16cid:paraId="059F2E93" w16cid:durableId="20D00040"/>
  <w16cid:commentId w16cid:paraId="6ADC03DB" w16cid:durableId="335E8BF6"/>
  <w16cid:commentId w16cid:paraId="61CA893E" w16cid:durableId="00E0C2AA"/>
  <w16cid:commentId w16cid:paraId="120381D9" w16cid:durableId="2CB92D7A"/>
  <w16cid:commentId w16cid:paraId="03858812" w16cid:durableId="4C6B73B7"/>
  <w16cid:commentId w16cid:paraId="41F71A84" w16cid:durableId="2480C994"/>
  <w16cid:commentId w16cid:paraId="4E99D282" w16cid:durableId="3742AF11"/>
  <w16cid:commentId w16cid:paraId="5C344837" w16cid:durableId="42373AC4"/>
  <w16cid:commentId w16cid:paraId="5A387555" w16cid:durableId="78154656"/>
  <w16cid:commentId w16cid:paraId="3F629D86" w16cid:durableId="7392E5EB"/>
  <w16cid:commentId w16cid:paraId="288663CB" w16cid:durableId="4E9D8EA3"/>
  <w16cid:commentId w16cid:paraId="274D6087" w16cid:durableId="372A568D"/>
  <w16cid:commentId w16cid:paraId="614A7C83" w16cid:durableId="68566E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E9504" w14:textId="77777777" w:rsidR="00F00CF0" w:rsidRDefault="00F00CF0" w:rsidP="004766AF">
      <w:pPr>
        <w:spacing w:after="0" w:line="240" w:lineRule="auto"/>
      </w:pPr>
      <w:r>
        <w:separator/>
      </w:r>
    </w:p>
  </w:endnote>
  <w:endnote w:type="continuationSeparator" w:id="0">
    <w:p w14:paraId="0B119BEB" w14:textId="77777777" w:rsidR="00F00CF0" w:rsidRDefault="00F00CF0" w:rsidP="004766AF">
      <w:pPr>
        <w:spacing w:after="0" w:line="240" w:lineRule="auto"/>
      </w:pPr>
      <w:r>
        <w:continuationSeparator/>
      </w:r>
    </w:p>
  </w:endnote>
  <w:endnote w:type="continuationNotice" w:id="1">
    <w:p w14:paraId="6DCF68C9" w14:textId="77777777" w:rsidR="00F00CF0" w:rsidRDefault="00F00C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Rubik">
    <w:charset w:val="00"/>
    <w:family w:val="auto"/>
    <w:pitch w:val="variable"/>
    <w:sig w:usb0="00000A07" w:usb1="40000001" w:usb2="00000000" w:usb3="00000000" w:csb0="000000B7"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44496" w14:textId="2C32B02C" w:rsidR="00E84FE8" w:rsidRDefault="00E84FE8">
    <w:pPr>
      <w:pStyle w:val="Pidipagina"/>
    </w:pPr>
    <w:del w:id="141" w:author="LARA LONGHI" w:date="2024-08-29T19:00:00Z" w16du:dateUtc="2024-08-29T17:00:00Z">
      <w:r w:rsidDel="002E0B7E">
        <w:fldChar w:fldCharType="begin"/>
      </w:r>
      <w:r w:rsidDel="002E0B7E">
        <w:delInstrText>PAGE   \* MERGEFORMAT</w:delInstrText>
      </w:r>
      <w:r w:rsidDel="002E0B7E">
        <w:fldChar w:fldCharType="separate"/>
      </w:r>
      <w:r w:rsidDel="002E0B7E">
        <w:delText>2</w:delText>
      </w:r>
      <w:r w:rsidDel="002E0B7E">
        <w:fldChar w:fldCharType="end"/>
      </w:r>
    </w:del>
  </w:p>
  <w:p w14:paraId="6FB34AAF" w14:textId="3DDD8C43" w:rsidR="009B6A7E" w:rsidRDefault="009B6A7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D1ECF" w14:textId="4AA4AB92" w:rsidR="00AF406B" w:rsidRDefault="00AF406B">
    <w:pPr>
      <w:pStyle w:val="Pidipagina"/>
      <w:jc w:val="right"/>
      <w:rPr>
        <w:ins w:id="142" w:author="LARA LONGHI" w:date="2024-08-07T10:18:00Z" w16du:dateUtc="2024-08-07T08:18:00Z"/>
      </w:rPr>
    </w:pPr>
  </w:p>
  <w:p w14:paraId="4CC4EA8B" w14:textId="77777777" w:rsidR="004766AF" w:rsidRDefault="004766A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0B80D" w14:textId="34D6520F" w:rsidR="00E84FE8" w:rsidRDefault="00E84FE8">
    <w:pPr>
      <w:pStyle w:val="Pidipagina"/>
    </w:pPr>
  </w:p>
  <w:p w14:paraId="7DD4470A" w14:textId="77777777" w:rsidR="00E84FE8" w:rsidRDefault="00E84FE8">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46E23" w14:textId="421D1CB7" w:rsidR="00D27D4C" w:rsidRDefault="00D27D4C">
    <w:pPr>
      <w:pStyle w:val="Pidipagina"/>
    </w:pPr>
    <w:del w:id="145" w:author="LARA LONGHI" w:date="2024-08-07T10:32:00Z" w16du:dateUtc="2024-08-07T08:32:00Z">
      <w:r w:rsidDel="00D27D4C">
        <w:fldChar w:fldCharType="begin"/>
      </w:r>
      <w:r w:rsidDel="00D27D4C">
        <w:delInstrText>PAGE   \* MERGEFORMAT</w:delInstrText>
      </w:r>
      <w:r w:rsidDel="00D27D4C">
        <w:fldChar w:fldCharType="separate"/>
      </w:r>
      <w:r w:rsidDel="00D27D4C">
        <w:delText>2</w:delText>
      </w:r>
      <w:r w:rsidDel="00D27D4C">
        <w:fldChar w:fldCharType="end"/>
      </w:r>
    </w:del>
  </w:p>
  <w:p w14:paraId="68922B06" w14:textId="77777777" w:rsidR="00D27D4C" w:rsidRDefault="00D27D4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9E56B" w14:textId="2BA9B464" w:rsidR="00AF406B" w:rsidRDefault="00AF406B">
    <w:pPr>
      <w:pStyle w:val="Pidipagina"/>
      <w:rPr>
        <w:ins w:id="172" w:author="LARA LONGHI" w:date="2024-08-07T10:17:00Z" w16du:dateUtc="2024-08-07T08:17:00Z"/>
      </w:rPr>
    </w:pPr>
  </w:p>
  <w:p w14:paraId="49E382EB" w14:textId="77777777" w:rsidR="00FE238C" w:rsidRDefault="00FE238C">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860D" w14:textId="505054A9" w:rsidR="00333159" w:rsidRDefault="00333159">
    <w:pPr>
      <w:pStyle w:val="Pidipagina"/>
      <w:jc w:val="right"/>
      <w:rPr>
        <w:ins w:id="173" w:author="LARA LONGHI" w:date="2024-08-07T10:24:00Z" w16du:dateUtc="2024-08-07T08:24:00Z"/>
      </w:rPr>
    </w:pPr>
  </w:p>
  <w:p w14:paraId="07B282AE" w14:textId="77777777" w:rsidR="00333159" w:rsidRDefault="00333159">
    <w:pPr>
      <w:pStyle w:val="Pidipa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187" w:author="LARA LONGHI" w:date="2024-08-07T10:26:00Z"/>
  <w:sdt>
    <w:sdtPr>
      <w:id w:val="-876148917"/>
      <w:docPartObj>
        <w:docPartGallery w:val="Page Numbers (Bottom of Page)"/>
        <w:docPartUnique/>
      </w:docPartObj>
    </w:sdtPr>
    <w:sdtContent>
      <w:customXmlInsRangeEnd w:id="187"/>
      <w:p w14:paraId="21D6FA7A" w14:textId="61C53738" w:rsidR="00281D6B" w:rsidRDefault="00281D6B">
        <w:pPr>
          <w:pStyle w:val="Pidipagina"/>
          <w:rPr>
            <w:ins w:id="188" w:author="LARA LONGHI" w:date="2024-08-07T10:26:00Z" w16du:dateUtc="2024-08-07T08:26:00Z"/>
          </w:rPr>
        </w:pPr>
        <w:ins w:id="189" w:author="LARA LONGHI" w:date="2024-08-07T10:26:00Z" w16du:dateUtc="2024-08-07T08:26:00Z">
          <w:r>
            <w:fldChar w:fldCharType="begin"/>
          </w:r>
          <w:r>
            <w:instrText>PAGE   \* MERGEFORMAT</w:instrText>
          </w:r>
          <w:r>
            <w:fldChar w:fldCharType="separate"/>
          </w:r>
          <w:r>
            <w:t>2</w:t>
          </w:r>
          <w:r>
            <w:fldChar w:fldCharType="end"/>
          </w:r>
        </w:ins>
      </w:p>
      <w:customXmlInsRangeStart w:id="190" w:author="LARA LONGHI" w:date="2024-08-07T10:26:00Z"/>
    </w:sdtContent>
  </w:sdt>
  <w:customXmlInsRangeEnd w:id="190"/>
  <w:p w14:paraId="5D8E3316" w14:textId="77777777" w:rsidR="00281D6B" w:rsidRDefault="00281D6B">
    <w:pPr>
      <w:pStyle w:val="Pidipa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191" w:author="LARA LONGHI" w:date="2024-08-07T10:30:00Z"/>
  <w:sdt>
    <w:sdtPr>
      <w:id w:val="787239844"/>
      <w:docPartObj>
        <w:docPartGallery w:val="Page Numbers (Bottom of Page)"/>
        <w:docPartUnique/>
      </w:docPartObj>
    </w:sdtPr>
    <w:sdtContent>
      <w:customXmlInsRangeEnd w:id="191"/>
      <w:p w14:paraId="18602021" w14:textId="0E66D36D" w:rsidR="00D27D4C" w:rsidRDefault="00D27D4C">
        <w:pPr>
          <w:pStyle w:val="Pidipagina"/>
          <w:jc w:val="right"/>
          <w:rPr>
            <w:ins w:id="192" w:author="LARA LONGHI" w:date="2024-08-07T10:30:00Z" w16du:dateUtc="2024-08-07T08:30:00Z"/>
          </w:rPr>
        </w:pPr>
        <w:ins w:id="193" w:author="LARA LONGHI" w:date="2024-08-07T10:30:00Z" w16du:dateUtc="2024-08-07T08:30:00Z">
          <w:r>
            <w:fldChar w:fldCharType="begin"/>
          </w:r>
          <w:r>
            <w:instrText>PAGE   \* MERGEFORMAT</w:instrText>
          </w:r>
          <w:r>
            <w:fldChar w:fldCharType="separate"/>
          </w:r>
          <w:r>
            <w:t>2</w:t>
          </w:r>
          <w:r>
            <w:fldChar w:fldCharType="end"/>
          </w:r>
        </w:ins>
      </w:p>
      <w:customXmlInsRangeStart w:id="194" w:author="LARA LONGHI" w:date="2024-08-07T10:30:00Z"/>
    </w:sdtContent>
  </w:sdt>
  <w:customXmlInsRangeEnd w:id="194"/>
  <w:p w14:paraId="120552FA" w14:textId="7150E523" w:rsidR="00281D6B" w:rsidRDefault="00281D6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FA335" w14:textId="77777777" w:rsidR="00F00CF0" w:rsidRDefault="00F00CF0" w:rsidP="004766AF">
      <w:pPr>
        <w:spacing w:after="0" w:line="240" w:lineRule="auto"/>
      </w:pPr>
      <w:r>
        <w:separator/>
      </w:r>
    </w:p>
  </w:footnote>
  <w:footnote w:type="continuationSeparator" w:id="0">
    <w:p w14:paraId="13DAF9CE" w14:textId="77777777" w:rsidR="00F00CF0" w:rsidRDefault="00F00CF0" w:rsidP="004766AF">
      <w:pPr>
        <w:spacing w:after="0" w:line="240" w:lineRule="auto"/>
      </w:pPr>
      <w:r>
        <w:continuationSeparator/>
      </w:r>
    </w:p>
  </w:footnote>
  <w:footnote w:type="continuationNotice" w:id="1">
    <w:p w14:paraId="7B63A253" w14:textId="77777777" w:rsidR="00F00CF0" w:rsidRDefault="00F00CF0">
      <w:pPr>
        <w:spacing w:after="0" w:line="240" w:lineRule="auto"/>
      </w:pPr>
    </w:p>
  </w:footnote>
  <w:footnote w:id="2">
    <w:p w14:paraId="76C53445" w14:textId="67ECFCA5" w:rsidR="0009751A" w:rsidRDefault="0009751A">
      <w:pPr>
        <w:pStyle w:val="Testonotaapidipagina"/>
        <w:jc w:val="both"/>
        <w:pPrChange w:id="394" w:author="LARA LONGHI" w:date="2024-08-02T11:55:00Z" w16du:dateUtc="2024-08-02T09:55:00Z">
          <w:pPr>
            <w:pStyle w:val="Testonotaapidipagina"/>
          </w:pPr>
        </w:pPrChange>
      </w:pPr>
      <w:ins w:id="395" w:author="LARA LONGHI" w:date="2024-08-02T11:50:00Z" w16du:dateUtc="2024-08-02T09:50:00Z">
        <w:r>
          <w:rPr>
            <w:rStyle w:val="Rimandonotaapidipagina"/>
          </w:rPr>
          <w:footnoteRef/>
        </w:r>
        <w:r>
          <w:t xml:space="preserve"> </w:t>
        </w:r>
      </w:ins>
      <w:ins w:id="396" w:author="LARA LONGHI" w:date="2024-08-02T11:53:00Z" w16du:dateUtc="2024-08-02T09:53:00Z">
        <w:r w:rsidR="00FA3231" w:rsidRPr="00FA3231">
          <w:t>Microsoft Copilot è un assistente digitale avanzato basato su intelligenza artificiale, progettato per supportare gli utenti in una varietà di compiti sui loro dispositivi. Per la generazione delle immagini, Copilot utilizza Designer's Image Creator, che a sua volta si basa su DALL·E 3, un modello di intelligenza artificiale capace di creare immagini a partire da descrizioni testuali.</w:t>
        </w:r>
      </w:ins>
    </w:p>
  </w:footnote>
  <w:footnote w:id="3">
    <w:p w14:paraId="38862096" w14:textId="0DE30B74" w:rsidR="009237F8" w:rsidRDefault="009237F8">
      <w:pPr>
        <w:pStyle w:val="Testonotaapidipagina"/>
        <w:jc w:val="both"/>
        <w:pPrChange w:id="398" w:author="LARA LONGHI" w:date="2024-08-02T12:24:00Z" w16du:dateUtc="2024-08-02T10:24:00Z">
          <w:pPr>
            <w:pStyle w:val="Testonotaapidipagina"/>
          </w:pPr>
        </w:pPrChange>
      </w:pPr>
      <w:ins w:id="399" w:author="LARA LONGHI" w:date="2024-08-02T12:22:00Z" w16du:dateUtc="2024-08-02T10:22:00Z">
        <w:r>
          <w:rPr>
            <w:rStyle w:val="Rimandonotaapidipagina"/>
          </w:rPr>
          <w:footnoteRef/>
        </w:r>
        <w:r>
          <w:t xml:space="preserve"> </w:t>
        </w:r>
      </w:ins>
      <w:ins w:id="400" w:author="LARA LONGHI" w:date="2024-08-02T12:24:00Z" w16du:dateUtc="2024-08-02T10:24:00Z">
        <w:r w:rsidR="005D1AFD" w:rsidRPr="005D1AFD">
          <w:t>Microsoft Designer è uno strumento di grafica progettato per facilitare la creazione, la progettazione e la modifica dei tuoi progetti ovunque e in qualsiasi momento. Grazie all'intelligenza artificiale generativa, Designer trasforma le tue descrizioni in immagini accattivanti, realizza disegni di alta qualità e modifica le foto con un livello di precisione professionale.</w:t>
        </w:r>
      </w:ins>
    </w:p>
  </w:footnote>
  <w:footnote w:id="4">
    <w:p w14:paraId="56CA5137" w14:textId="6747C34C" w:rsidR="0090308D" w:rsidRDefault="0090308D" w:rsidP="00EE562B">
      <w:pPr>
        <w:pStyle w:val="Testonotaapidipagina"/>
        <w:jc w:val="both"/>
      </w:pPr>
      <w:r>
        <w:rPr>
          <w:rStyle w:val="Rimandonotaapidipagina"/>
        </w:rPr>
        <w:footnoteRef/>
      </w:r>
      <w:r>
        <w:t xml:space="preserve"> </w:t>
      </w:r>
      <w:r w:rsidR="0078028B" w:rsidRPr="0078028B">
        <w:t>Auth0 è una piattaforma utilizzata da aziende e sviluppatori web per autenticare l'identità degli utenti prima di concedere loro l'accesso a siti web e applicazioni. Offre una soluzione flessibile, sicura e intuitiva per consentire l'accesso agli utenti legittimi e bloccare quelli malintenzionati o fraudolenti.</w:t>
      </w:r>
    </w:p>
  </w:footnote>
  <w:footnote w:id="5">
    <w:p w14:paraId="31E39D84" w14:textId="3F2268C0" w:rsidR="009D1E3A" w:rsidRDefault="009D1E3A" w:rsidP="00EE562B">
      <w:pPr>
        <w:pStyle w:val="Testonotaapidipagina"/>
        <w:jc w:val="both"/>
      </w:pPr>
      <w:r>
        <w:rPr>
          <w:rStyle w:val="Rimandonotaapidipagina"/>
        </w:rPr>
        <w:footnoteRef/>
      </w:r>
      <w:r>
        <w:t xml:space="preserve"> </w:t>
      </w:r>
      <w:r w:rsidRPr="009D1E3A">
        <w:t>Amazon Cognito è una piattaforma di gestione delle identità per applicazioni web e mobili. Funziona come una directory degli utenti, un server di autenticazione e un servizio di autorizzazione per i token di accesso OAuth 2.0 e le credenziali AWS. Con Amazon Cognito, puoi autenticare e autorizzare gli utenti utilizzando la directory utente integrata, le directory aziendali e provider di identità esterni.</w:t>
      </w:r>
    </w:p>
  </w:footnote>
  <w:footnote w:id="6">
    <w:p w14:paraId="3CF894F4" w14:textId="015D6B57" w:rsidR="00EE562B" w:rsidRDefault="00EE562B" w:rsidP="00EE562B">
      <w:pPr>
        <w:pStyle w:val="Testonotaapidipagina"/>
        <w:jc w:val="both"/>
      </w:pPr>
      <w:r>
        <w:rPr>
          <w:rStyle w:val="Rimandonotaapidipagina"/>
        </w:rPr>
        <w:footnoteRef/>
      </w:r>
      <w:r>
        <w:t xml:space="preserve"> </w:t>
      </w:r>
      <w:r w:rsidRPr="00EE562B">
        <w:t>Okta</w:t>
      </w:r>
      <w:r>
        <w:t xml:space="preserve"> </w:t>
      </w:r>
      <w:r w:rsidRPr="00EE562B">
        <w:t>offre soluzioni per la gestione centralizzata degli accessi e delle identità. Tra queste soluzioni figurano il Single Sign-On, l'Autenticazione a più fattori e il Lifecycle Management.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C3685" w14:textId="351F3D03" w:rsidR="008716E0" w:rsidRPr="008716E0" w:rsidRDefault="00803167">
    <w:pPr>
      <w:pStyle w:val="Intestazione"/>
      <w:rPr>
        <w:i/>
        <w:iCs/>
        <w:sz w:val="18"/>
        <w:szCs w:val="18"/>
      </w:rPr>
    </w:pPr>
    <w:del w:id="138" w:author="LARA LONGHI" w:date="2024-08-07T10:31:00Z" w16du:dateUtc="2024-08-07T08:31:00Z">
      <w:r w:rsidDel="00D27D4C">
        <w:rPr>
          <w:i/>
          <w:iCs/>
          <w:noProof/>
          <w:sz w:val="18"/>
          <w:szCs w:val="18"/>
        </w:rPr>
        <mc:AlternateContent>
          <mc:Choice Requires="wps">
            <w:drawing>
              <wp:anchor distT="0" distB="0" distL="114300" distR="114300" simplePos="0" relativeHeight="251658241" behindDoc="0" locked="0" layoutInCell="1" allowOverlap="1" wp14:anchorId="414D6DC9" wp14:editId="6CEA9C1C">
                <wp:simplePos x="0" y="0"/>
                <wp:positionH relativeFrom="column">
                  <wp:posOffset>0</wp:posOffset>
                </wp:positionH>
                <wp:positionV relativeFrom="paragraph">
                  <wp:posOffset>285230</wp:posOffset>
                </wp:positionV>
                <wp:extent cx="5424343" cy="0"/>
                <wp:effectExtent l="0" t="0" r="0" b="0"/>
                <wp:wrapNone/>
                <wp:docPr id="51715100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5F2ADF" id="Connettore diritto 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008716E0" w:rsidRPr="008716E0" w:rsidDel="00D27D4C">
        <w:rPr>
          <w:i/>
          <w:iCs/>
          <w:sz w:val="18"/>
          <w:szCs w:val="18"/>
        </w:rPr>
        <w:delText>Università degli studi di Bergamo, laurea triennale in ingegneria informatica</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095FC" w14:textId="4D81FAA7" w:rsidR="008716E0" w:rsidRPr="008716E0" w:rsidRDefault="008716E0">
    <w:pPr>
      <w:pStyle w:val="Intestazione"/>
      <w:rPr>
        <w:i/>
        <w:iCs/>
        <w:sz w:val="18"/>
        <w:szCs w:val="18"/>
      </w:rPr>
      <w:pPrChange w:id="139" w:author="LARA LONGHI" w:date="2024-08-07T10:31:00Z" w16du:dateUtc="2024-08-07T08:31:00Z">
        <w:pPr>
          <w:pStyle w:val="Intestazione"/>
          <w:jc w:val="right"/>
        </w:pPr>
      </w:pPrChange>
    </w:pPr>
    <w:del w:id="140" w:author="LARA LONGHI" w:date="2024-08-07T10:30:00Z" w16du:dateUtc="2024-08-07T08:30:00Z">
      <w:r w:rsidDel="00D27D4C">
        <w:rPr>
          <w:i/>
          <w:iCs/>
          <w:noProof/>
          <w:sz w:val="18"/>
          <w:szCs w:val="18"/>
        </w:rPr>
        <mc:AlternateContent>
          <mc:Choice Requires="wps">
            <w:drawing>
              <wp:anchor distT="0" distB="0" distL="114300" distR="114300" simplePos="0" relativeHeight="251658240" behindDoc="0" locked="0" layoutInCell="1" allowOverlap="1" wp14:anchorId="0305ABBE" wp14:editId="362DF1D4">
                <wp:simplePos x="0" y="0"/>
                <wp:positionH relativeFrom="column">
                  <wp:posOffset>0</wp:posOffset>
                </wp:positionH>
                <wp:positionV relativeFrom="paragraph">
                  <wp:posOffset>285865</wp:posOffset>
                </wp:positionV>
                <wp:extent cx="5424343" cy="0"/>
                <wp:effectExtent l="0" t="0" r="0" b="0"/>
                <wp:wrapNone/>
                <wp:docPr id="215613977"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7F7F61" id="Connettore diritto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8193A" w14:textId="77DC1D7F" w:rsidR="00281D6B" w:rsidRPr="008716E0" w:rsidRDefault="00281D6B">
    <w:pPr>
      <w:pStyle w:val="Intestazione"/>
      <w:rPr>
        <w:i/>
        <w:iCs/>
        <w:sz w:val="18"/>
        <w:szCs w:val="18"/>
      </w:rPr>
    </w:pPr>
    <w:del w:id="144" w:author="LARA LONGHI" w:date="2024-08-07T10:29:00Z" w16du:dateUtc="2024-08-07T08:29:00Z">
      <w:r w:rsidDel="00281D6B">
        <w:rPr>
          <w:i/>
          <w:iCs/>
          <w:noProof/>
          <w:sz w:val="18"/>
          <w:szCs w:val="18"/>
        </w:rPr>
        <mc:AlternateContent>
          <mc:Choice Requires="wps">
            <w:drawing>
              <wp:anchor distT="0" distB="0" distL="114300" distR="114300" simplePos="0" relativeHeight="251658244" behindDoc="0" locked="0" layoutInCell="1" allowOverlap="1" wp14:anchorId="79ECB170" wp14:editId="6AA8374B">
                <wp:simplePos x="0" y="0"/>
                <wp:positionH relativeFrom="column">
                  <wp:posOffset>0</wp:posOffset>
                </wp:positionH>
                <wp:positionV relativeFrom="paragraph">
                  <wp:posOffset>285230</wp:posOffset>
                </wp:positionV>
                <wp:extent cx="5424343" cy="0"/>
                <wp:effectExtent l="0" t="0" r="0" b="0"/>
                <wp:wrapNone/>
                <wp:docPr id="1536504123"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60FFF3" id="Connettore diritto 5"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3320E" w14:textId="5D746ADE" w:rsidR="00281D6B" w:rsidRPr="008716E0" w:rsidRDefault="00281D6B">
    <w:pPr>
      <w:pStyle w:val="Intestazione"/>
      <w:rPr>
        <w:i/>
        <w:iCs/>
        <w:sz w:val="18"/>
        <w:szCs w:val="18"/>
      </w:rPr>
    </w:pPr>
    <w:del w:id="170" w:author="LARA LONGHI" w:date="2024-08-07T10:27:00Z" w16du:dateUtc="2024-08-07T08:27:00Z">
      <w:r w:rsidDel="00281D6B">
        <w:rPr>
          <w:i/>
          <w:iCs/>
          <w:noProof/>
          <w:sz w:val="18"/>
          <w:szCs w:val="18"/>
        </w:rPr>
        <mc:AlternateContent>
          <mc:Choice Requires="wps">
            <w:drawing>
              <wp:anchor distT="0" distB="0" distL="114300" distR="114300" simplePos="0" relativeHeight="251658242" behindDoc="0" locked="0" layoutInCell="1" allowOverlap="1" wp14:anchorId="523414E8" wp14:editId="4C94EE41">
                <wp:simplePos x="0" y="0"/>
                <wp:positionH relativeFrom="column">
                  <wp:posOffset>0</wp:posOffset>
                </wp:positionH>
                <wp:positionV relativeFrom="paragraph">
                  <wp:posOffset>285230</wp:posOffset>
                </wp:positionV>
                <wp:extent cx="5424343" cy="0"/>
                <wp:effectExtent l="0" t="0" r="0" b="0"/>
                <wp:wrapNone/>
                <wp:docPr id="206577296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F7DC3F" id="Connettore diritto 5"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sidDel="00281D6B">
        <w:rPr>
          <w:i/>
          <w:iCs/>
          <w:sz w:val="18"/>
          <w:szCs w:val="18"/>
        </w:rPr>
        <w:delText>Università degli studi di Bergamo, laurea triennale in ingegneria informatica</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5E742" w14:textId="45686BBA" w:rsidR="00D27D4C" w:rsidRPr="008716E0" w:rsidRDefault="00D27D4C" w:rsidP="008716E0">
    <w:pPr>
      <w:pStyle w:val="Intestazione"/>
      <w:jc w:val="right"/>
      <w:rPr>
        <w:i/>
        <w:iCs/>
        <w:sz w:val="18"/>
        <w:szCs w:val="18"/>
      </w:rPr>
    </w:pPr>
    <w:del w:id="171" w:author="LARA LONGHI" w:date="2024-08-07T10:30:00Z" w16du:dateUtc="2024-08-07T08:30:00Z">
      <w:r w:rsidDel="00D27D4C">
        <w:rPr>
          <w:i/>
          <w:iCs/>
          <w:noProof/>
          <w:sz w:val="18"/>
          <w:szCs w:val="18"/>
        </w:rPr>
        <mc:AlternateContent>
          <mc:Choice Requires="wps">
            <w:drawing>
              <wp:anchor distT="0" distB="0" distL="114300" distR="114300" simplePos="0" relativeHeight="251658245" behindDoc="0" locked="0" layoutInCell="1" allowOverlap="1" wp14:anchorId="26B5BE03" wp14:editId="6326CD8B">
                <wp:simplePos x="0" y="0"/>
                <wp:positionH relativeFrom="column">
                  <wp:posOffset>0</wp:posOffset>
                </wp:positionH>
                <wp:positionV relativeFrom="paragraph">
                  <wp:posOffset>285865</wp:posOffset>
                </wp:positionV>
                <wp:extent cx="5424343" cy="0"/>
                <wp:effectExtent l="0" t="0" r="0" b="0"/>
                <wp:wrapNone/>
                <wp:docPr id="74553128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B9DA5D" id="Connettore diritto 5" o:spid="_x0000_s1026" style="position:absolute;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D1341" w14:textId="7658D5DC" w:rsidR="00281D6B" w:rsidRPr="008716E0" w:rsidRDefault="00281D6B">
    <w:pPr>
      <w:pStyle w:val="Intestazione"/>
      <w:rPr>
        <w:i/>
        <w:iCs/>
        <w:sz w:val="18"/>
        <w:szCs w:val="18"/>
      </w:rPr>
    </w:pPr>
    <w:r>
      <w:rPr>
        <w:i/>
        <w:iCs/>
        <w:noProof/>
        <w:sz w:val="18"/>
        <w:szCs w:val="18"/>
      </w:rPr>
      <mc:AlternateContent>
        <mc:Choice Requires="wps">
          <w:drawing>
            <wp:anchor distT="0" distB="0" distL="114300" distR="114300" simplePos="0" relativeHeight="251658243" behindDoc="0" locked="0" layoutInCell="1" allowOverlap="1" wp14:anchorId="6E2899F3" wp14:editId="3855E0A7">
              <wp:simplePos x="0" y="0"/>
              <wp:positionH relativeFrom="column">
                <wp:posOffset>0</wp:posOffset>
              </wp:positionH>
              <wp:positionV relativeFrom="paragraph">
                <wp:posOffset>285230</wp:posOffset>
              </wp:positionV>
              <wp:extent cx="5424343" cy="0"/>
              <wp:effectExtent l="0" t="0" r="0" b="0"/>
              <wp:wrapNone/>
              <wp:docPr id="1738858318"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777586" id="Connettore diritto 5"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45pt" to="427.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" strokecolor="black [3213]" strokeweight=".5pt">
              <v:stroke joinstyle="miter"/>
            </v:line>
          </w:pict>
        </mc:Fallback>
      </mc:AlternateContent>
    </w:r>
    <w:r w:rsidRPr="008716E0">
      <w:rPr>
        <w:i/>
        <w:iCs/>
        <w:sz w:val="18"/>
        <w:szCs w:val="18"/>
      </w:rPr>
      <w:t>Università degli studi di Bergamo, laurea triennale in ingegneria informatica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A0A08" w14:textId="7D15CB14" w:rsidR="00D27D4C" w:rsidRPr="008716E0" w:rsidRDefault="0055578F" w:rsidP="008716E0">
    <w:pPr>
      <w:pStyle w:val="Intestazione"/>
      <w:jc w:val="right"/>
      <w:rPr>
        <w:i/>
        <w:iCs/>
        <w:sz w:val="18"/>
        <w:szCs w:val="18"/>
      </w:rPr>
    </w:pPr>
    <w:ins w:id="183" w:author="LARA LONGHI" w:date="2024-08-07T10:33:00Z" w16du:dateUtc="2024-08-07T08:33:00Z">
      <w:r>
        <w:rPr>
          <w:i/>
          <w:iCs/>
          <w:noProof/>
          <w:sz w:val="18"/>
          <w:szCs w:val="18"/>
        </w:rPr>
        <mc:AlternateContent>
          <mc:Choice Requires="wps">
            <w:drawing>
              <wp:anchor distT="0" distB="0" distL="114300" distR="114300" simplePos="0" relativeHeight="251658247" behindDoc="0" locked="0" layoutInCell="1" allowOverlap="1" wp14:anchorId="3FD9069F" wp14:editId="481CACB6">
                <wp:simplePos x="0" y="0"/>
                <wp:positionH relativeFrom="column">
                  <wp:posOffset>1905</wp:posOffset>
                </wp:positionH>
                <wp:positionV relativeFrom="paragraph">
                  <wp:posOffset>281305</wp:posOffset>
                </wp:positionV>
                <wp:extent cx="5424343" cy="0"/>
                <wp:effectExtent l="0" t="0" r="25400" b="31750"/>
                <wp:wrapNone/>
                <wp:docPr id="1988076545"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9BF82" id="Connettore diritto 5"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2.15pt" to="427.2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" strokecolor="black [3213]" strokeweight=".5pt">
                <v:stroke joinstyle="miter"/>
              </v:line>
            </w:pict>
          </mc:Fallback>
        </mc:AlternateContent>
      </w:r>
    </w:ins>
    <w:del w:id="184" w:author="LARA LONGHI" w:date="2024-08-07T10:30:00Z" w16du:dateUtc="2024-08-07T08:30:00Z">
      <w:r w:rsidR="00D27D4C" w:rsidDel="00D27D4C">
        <w:rPr>
          <w:i/>
          <w:iCs/>
          <w:noProof/>
          <w:sz w:val="18"/>
          <w:szCs w:val="18"/>
        </w:rPr>
        <mc:AlternateContent>
          <mc:Choice Requires="wps">
            <w:drawing>
              <wp:anchor distT="0" distB="0" distL="114300" distR="114300" simplePos="0" relativeHeight="251658246" behindDoc="0" locked="0" layoutInCell="1" allowOverlap="1" wp14:anchorId="720F8F7F" wp14:editId="5A00FCFC">
                <wp:simplePos x="0" y="0"/>
                <wp:positionH relativeFrom="column">
                  <wp:posOffset>0</wp:posOffset>
                </wp:positionH>
                <wp:positionV relativeFrom="paragraph">
                  <wp:posOffset>285865</wp:posOffset>
                </wp:positionV>
                <wp:extent cx="5424343" cy="0"/>
                <wp:effectExtent l="0" t="0" r="0" b="0"/>
                <wp:wrapNone/>
                <wp:docPr id="1968409246" name="Connettore diritto 5"/>
                <wp:cNvGraphicFramePr/>
                <a:graphic xmlns:a="http://schemas.openxmlformats.org/drawingml/2006/main">
                  <a:graphicData uri="http://schemas.microsoft.com/office/word/2010/wordprocessingShape">
                    <wps:wsp>
                      <wps:cNvCnPr/>
                      <wps:spPr>
                        <a:xfrm>
                          <a:off x="0" y="0"/>
                          <a:ext cx="54243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E0862C" id="Connettore diritto 5" o:spid="_x0000_s1026" style="position:absolute;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2.5pt" to="42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" strokecolor="black [3213]" strokeweight=".5pt">
                <v:stroke joinstyle="miter"/>
              </v:line>
            </w:pict>
          </mc:Fallback>
        </mc:AlternateContent>
      </w:r>
    </w:del>
    <w:sdt>
      <w:sdtPr>
        <w:rPr>
          <w:i/>
          <w:iCs/>
          <w:sz w:val="18"/>
          <w:szCs w:val="18"/>
        </w:rPr>
        <w:alias w:val="Autore"/>
        <w:tag w:val=""/>
        <w:id w:val="-1100251448"/>
        <w:placeholder>
          <w:docPart w:val="2C20DECE7A874099A33954BD229A1A96"/>
        </w:placeholder>
        <w:dataBinding w:prefixMappings="xmlns:ns0='http://purl.org/dc/elements/1.1/' xmlns:ns1='http://schemas.openxmlformats.org/package/2006/metadata/core-properties' " w:xpath="/ns1:coreProperties[1]/ns0:creator[1]" w:storeItemID="{6C3C8BC8-F283-45AE-878A-BAB7291924A1}"/>
        <w:text/>
      </w:sdtPr>
      <w:sdtContent>
        <w:del w:id="185" w:author="LARA LONGHI" w:date="2024-08-07T10:30:00Z" w16du:dateUtc="2024-08-07T08:30:00Z">
          <w:r w:rsidR="00D27D4C" w:rsidRPr="008716E0" w:rsidDel="00D27D4C">
            <w:rPr>
              <w:i/>
              <w:iCs/>
              <w:sz w:val="18"/>
              <w:szCs w:val="18"/>
            </w:rPr>
            <w:delText>Lara Longhi</w:delText>
          </w:r>
        </w:del>
        <w:ins w:id="186" w:author="LARA LONGHI" w:date="2024-08-07T10:33:00Z" w16du:dateUtc="2024-08-07T08:33:00Z">
          <w:r>
            <w:rPr>
              <w:i/>
              <w:iCs/>
              <w:sz w:val="18"/>
              <w:szCs w:val="18"/>
            </w:rPr>
            <w:t>Lara Longhi</w:t>
          </w:r>
        </w:ins>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F2EFD"/>
    <w:multiLevelType w:val="hybridMultilevel"/>
    <w:tmpl w:val="414EA45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64121BD"/>
    <w:multiLevelType w:val="multilevel"/>
    <w:tmpl w:val="F750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F69BF"/>
    <w:multiLevelType w:val="multilevel"/>
    <w:tmpl w:val="6AC473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9525E"/>
    <w:multiLevelType w:val="hybridMultilevel"/>
    <w:tmpl w:val="5D46ACCC"/>
    <w:lvl w:ilvl="0" w:tplc="8B28F77E">
      <w:start w:val="3"/>
      <w:numFmt w:val="bullet"/>
      <w:lvlText w:val="-"/>
      <w:lvlJc w:val="left"/>
      <w:pPr>
        <w:ind w:left="1428" w:hanging="360"/>
      </w:pPr>
      <w:rPr>
        <w:rFonts w:ascii="Times New Roman" w:eastAsia="Times New Roman" w:hAnsi="Times New Roman" w:cs="Times New Roman"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15D3DDE"/>
    <w:multiLevelType w:val="multilevel"/>
    <w:tmpl w:val="47FA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503E"/>
    <w:multiLevelType w:val="hybridMultilevel"/>
    <w:tmpl w:val="DD780206"/>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A090D78"/>
    <w:multiLevelType w:val="hybridMultilevel"/>
    <w:tmpl w:val="C96E17D6"/>
    <w:lvl w:ilvl="0" w:tplc="8B28F77E">
      <w:start w:val="3"/>
      <w:numFmt w:val="bullet"/>
      <w:lvlText w:val="-"/>
      <w:lvlJc w:val="left"/>
      <w:pPr>
        <w:ind w:left="1080" w:hanging="360"/>
      </w:pPr>
      <w:rPr>
        <w:rFonts w:ascii="Times New Roman" w:eastAsia="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A24174F"/>
    <w:multiLevelType w:val="multilevel"/>
    <w:tmpl w:val="D0B41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33828"/>
    <w:multiLevelType w:val="multilevel"/>
    <w:tmpl w:val="73C85174"/>
    <w:lvl w:ilvl="0">
      <w:start w:val="1"/>
      <w:numFmt w:val="decimal"/>
      <w:pStyle w:val="TitoloT"/>
      <w:lvlText w:val="%1."/>
      <w:lvlJc w:val="left"/>
      <w:pPr>
        <w:ind w:left="720" w:hanging="360"/>
      </w:pPr>
      <w:rPr>
        <w:rFonts w:hint="default"/>
      </w:rPr>
    </w:lvl>
    <w:lvl w:ilvl="1">
      <w:start w:val="1"/>
      <w:numFmt w:val="decimal"/>
      <w:isLgl/>
      <w:lvlText w:val="%1.%2"/>
      <w:lvlJc w:val="left"/>
      <w:pPr>
        <w:ind w:left="1068" w:hanging="360"/>
      </w:pPr>
      <w:rPr>
        <w:rFonts w:hint="default"/>
        <w:sz w:val="24"/>
      </w:rPr>
    </w:lvl>
    <w:lvl w:ilvl="2">
      <w:start w:val="1"/>
      <w:numFmt w:val="decimal"/>
      <w:pStyle w:val="Tsottopara"/>
      <w:isLgl/>
      <w:lvlText w:val="%1.%2.%3"/>
      <w:lvlJc w:val="left"/>
      <w:pPr>
        <w:ind w:left="1776" w:hanging="720"/>
      </w:pPr>
    </w:lvl>
    <w:lvl w:ilvl="3">
      <w:start w:val="1"/>
      <w:numFmt w:val="decimal"/>
      <w:isLgl/>
      <w:lvlText w:val="%1.%2.%3.%4"/>
      <w:lvlJc w:val="left"/>
      <w:pPr>
        <w:ind w:left="2124" w:hanging="720"/>
      </w:pPr>
      <w:rPr>
        <w:rFonts w:hint="default"/>
        <w:sz w:val="24"/>
      </w:rPr>
    </w:lvl>
    <w:lvl w:ilvl="4">
      <w:start w:val="1"/>
      <w:numFmt w:val="decimal"/>
      <w:isLgl/>
      <w:lvlText w:val="%1.%2.%3.%4.%5"/>
      <w:lvlJc w:val="left"/>
      <w:pPr>
        <w:ind w:left="2832" w:hanging="1080"/>
      </w:pPr>
      <w:rPr>
        <w:rFonts w:hint="default"/>
        <w:sz w:val="24"/>
      </w:rPr>
    </w:lvl>
    <w:lvl w:ilvl="5">
      <w:start w:val="1"/>
      <w:numFmt w:val="decimal"/>
      <w:isLgl/>
      <w:lvlText w:val="%1.%2.%3.%4.%5.%6"/>
      <w:lvlJc w:val="left"/>
      <w:pPr>
        <w:ind w:left="3180" w:hanging="1080"/>
      </w:pPr>
      <w:rPr>
        <w:rFonts w:hint="default"/>
        <w:sz w:val="24"/>
      </w:rPr>
    </w:lvl>
    <w:lvl w:ilvl="6">
      <w:start w:val="1"/>
      <w:numFmt w:val="decimal"/>
      <w:isLgl/>
      <w:lvlText w:val="%1.%2.%3.%4.%5.%6.%7"/>
      <w:lvlJc w:val="left"/>
      <w:pPr>
        <w:ind w:left="3888" w:hanging="1440"/>
      </w:pPr>
      <w:rPr>
        <w:rFonts w:hint="default"/>
        <w:sz w:val="24"/>
      </w:rPr>
    </w:lvl>
    <w:lvl w:ilvl="7">
      <w:start w:val="1"/>
      <w:numFmt w:val="decimal"/>
      <w:isLgl/>
      <w:lvlText w:val="%1.%2.%3.%4.%5.%6.%7.%8"/>
      <w:lvlJc w:val="left"/>
      <w:pPr>
        <w:ind w:left="4236" w:hanging="1440"/>
      </w:pPr>
      <w:rPr>
        <w:rFonts w:hint="default"/>
        <w:sz w:val="24"/>
      </w:rPr>
    </w:lvl>
    <w:lvl w:ilvl="8">
      <w:start w:val="1"/>
      <w:numFmt w:val="decimal"/>
      <w:isLgl/>
      <w:lvlText w:val="%1.%2.%3.%4.%5.%6.%7.%8.%9"/>
      <w:lvlJc w:val="left"/>
      <w:pPr>
        <w:ind w:left="4944" w:hanging="1800"/>
      </w:pPr>
      <w:rPr>
        <w:rFonts w:hint="default"/>
        <w:sz w:val="24"/>
      </w:rPr>
    </w:lvl>
  </w:abstractNum>
  <w:abstractNum w:abstractNumId="9" w15:restartNumberingAfterBreak="0">
    <w:nsid w:val="1A6250E4"/>
    <w:multiLevelType w:val="hybridMultilevel"/>
    <w:tmpl w:val="12409E58"/>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1F7926BE"/>
    <w:multiLevelType w:val="hybridMultilevel"/>
    <w:tmpl w:val="8BAA6F88"/>
    <w:lvl w:ilvl="0" w:tplc="04100019">
      <w:start w:val="1"/>
      <w:numFmt w:val="lowerLetter"/>
      <w:lvlText w:val="%1."/>
      <w:lvlJc w:val="left"/>
      <w:pPr>
        <w:ind w:left="1416" w:hanging="360"/>
      </w:pPr>
    </w:lvl>
    <w:lvl w:ilvl="1" w:tplc="04100019" w:tentative="1">
      <w:start w:val="1"/>
      <w:numFmt w:val="lowerLetter"/>
      <w:lvlText w:val="%2."/>
      <w:lvlJc w:val="left"/>
      <w:pPr>
        <w:ind w:left="2136" w:hanging="360"/>
      </w:pPr>
    </w:lvl>
    <w:lvl w:ilvl="2" w:tplc="0410001B" w:tentative="1">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25056F38"/>
    <w:multiLevelType w:val="hybridMultilevel"/>
    <w:tmpl w:val="F11ED2D8"/>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C532652"/>
    <w:multiLevelType w:val="hybridMultilevel"/>
    <w:tmpl w:val="A6AEFBE4"/>
    <w:lvl w:ilvl="0" w:tplc="FFFFFFFF">
      <w:numFmt w:val="bullet"/>
      <w:lvlText w:val="-"/>
      <w:lvlJc w:val="left"/>
      <w:pPr>
        <w:ind w:left="1575" w:hanging="360"/>
      </w:pPr>
      <w:rPr>
        <w:rFonts w:ascii="Aptos" w:eastAsiaTheme="minorHAnsi" w:hAnsi="Aptos" w:cstheme="minorBidi" w:hint="default"/>
      </w:rPr>
    </w:lvl>
    <w:lvl w:ilvl="1" w:tplc="FFFFFFFF" w:tentative="1">
      <w:start w:val="1"/>
      <w:numFmt w:val="bullet"/>
      <w:lvlText w:val="o"/>
      <w:lvlJc w:val="left"/>
      <w:pPr>
        <w:ind w:left="2295" w:hanging="360"/>
      </w:pPr>
      <w:rPr>
        <w:rFonts w:ascii="Courier New" w:hAnsi="Courier New" w:cs="Courier New" w:hint="default"/>
      </w:rPr>
    </w:lvl>
    <w:lvl w:ilvl="2" w:tplc="FFFFFFFF" w:tentative="1">
      <w:start w:val="1"/>
      <w:numFmt w:val="bullet"/>
      <w:lvlText w:val=""/>
      <w:lvlJc w:val="left"/>
      <w:pPr>
        <w:ind w:left="3015" w:hanging="360"/>
      </w:pPr>
      <w:rPr>
        <w:rFonts w:ascii="Wingdings" w:hAnsi="Wingdings" w:hint="default"/>
      </w:rPr>
    </w:lvl>
    <w:lvl w:ilvl="3" w:tplc="FFFFFFFF" w:tentative="1">
      <w:start w:val="1"/>
      <w:numFmt w:val="bullet"/>
      <w:lvlText w:val=""/>
      <w:lvlJc w:val="left"/>
      <w:pPr>
        <w:ind w:left="3735" w:hanging="360"/>
      </w:pPr>
      <w:rPr>
        <w:rFonts w:ascii="Symbol" w:hAnsi="Symbol" w:hint="default"/>
      </w:rPr>
    </w:lvl>
    <w:lvl w:ilvl="4" w:tplc="FFFFFFFF" w:tentative="1">
      <w:start w:val="1"/>
      <w:numFmt w:val="bullet"/>
      <w:lvlText w:val="o"/>
      <w:lvlJc w:val="left"/>
      <w:pPr>
        <w:ind w:left="4455" w:hanging="360"/>
      </w:pPr>
      <w:rPr>
        <w:rFonts w:ascii="Courier New" w:hAnsi="Courier New" w:cs="Courier New" w:hint="default"/>
      </w:rPr>
    </w:lvl>
    <w:lvl w:ilvl="5" w:tplc="FFFFFFFF" w:tentative="1">
      <w:start w:val="1"/>
      <w:numFmt w:val="bullet"/>
      <w:lvlText w:val=""/>
      <w:lvlJc w:val="left"/>
      <w:pPr>
        <w:ind w:left="5175" w:hanging="360"/>
      </w:pPr>
      <w:rPr>
        <w:rFonts w:ascii="Wingdings" w:hAnsi="Wingdings" w:hint="default"/>
      </w:rPr>
    </w:lvl>
    <w:lvl w:ilvl="6" w:tplc="FFFFFFFF" w:tentative="1">
      <w:start w:val="1"/>
      <w:numFmt w:val="bullet"/>
      <w:lvlText w:val=""/>
      <w:lvlJc w:val="left"/>
      <w:pPr>
        <w:ind w:left="5895" w:hanging="360"/>
      </w:pPr>
      <w:rPr>
        <w:rFonts w:ascii="Symbol" w:hAnsi="Symbol" w:hint="default"/>
      </w:rPr>
    </w:lvl>
    <w:lvl w:ilvl="7" w:tplc="FFFFFFFF" w:tentative="1">
      <w:start w:val="1"/>
      <w:numFmt w:val="bullet"/>
      <w:lvlText w:val="o"/>
      <w:lvlJc w:val="left"/>
      <w:pPr>
        <w:ind w:left="6615" w:hanging="360"/>
      </w:pPr>
      <w:rPr>
        <w:rFonts w:ascii="Courier New" w:hAnsi="Courier New" w:cs="Courier New" w:hint="default"/>
      </w:rPr>
    </w:lvl>
    <w:lvl w:ilvl="8" w:tplc="FFFFFFFF" w:tentative="1">
      <w:start w:val="1"/>
      <w:numFmt w:val="bullet"/>
      <w:lvlText w:val=""/>
      <w:lvlJc w:val="left"/>
      <w:pPr>
        <w:ind w:left="7335" w:hanging="360"/>
      </w:pPr>
      <w:rPr>
        <w:rFonts w:ascii="Wingdings" w:hAnsi="Wingdings" w:hint="default"/>
      </w:rPr>
    </w:lvl>
  </w:abstractNum>
  <w:abstractNum w:abstractNumId="13" w15:restartNumberingAfterBreak="0">
    <w:nsid w:val="2FB1626E"/>
    <w:multiLevelType w:val="hybridMultilevel"/>
    <w:tmpl w:val="72B0354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0CF3218"/>
    <w:multiLevelType w:val="hybridMultilevel"/>
    <w:tmpl w:val="1F009D68"/>
    <w:lvl w:ilvl="0" w:tplc="7304BF9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32482384"/>
    <w:multiLevelType w:val="hybridMultilevel"/>
    <w:tmpl w:val="68AE6FDA"/>
    <w:lvl w:ilvl="0" w:tplc="A7807184">
      <w:start w:val="2"/>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2AE7708"/>
    <w:multiLevelType w:val="hybridMultilevel"/>
    <w:tmpl w:val="285237F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4E452C4"/>
    <w:multiLevelType w:val="hybridMultilevel"/>
    <w:tmpl w:val="DC4E279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6DC624B"/>
    <w:multiLevelType w:val="hybridMultilevel"/>
    <w:tmpl w:val="52F011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F73F1"/>
    <w:multiLevelType w:val="hybridMultilevel"/>
    <w:tmpl w:val="F22AD34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57A6E784">
      <w:start w:val="1"/>
      <w:numFmt w:val="decimal"/>
      <w:lvlText w:val="%3."/>
      <w:lvlJc w:val="left"/>
      <w:pPr>
        <w:ind w:left="3756" w:hanging="360"/>
      </w:pPr>
      <w:rPr>
        <w:rFonts w:hint="default"/>
      </w:r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0" w15:restartNumberingAfterBreak="0">
    <w:nsid w:val="39E82E04"/>
    <w:multiLevelType w:val="hybridMultilevel"/>
    <w:tmpl w:val="7292BE8A"/>
    <w:lvl w:ilvl="0" w:tplc="FFFFFFFF">
      <w:start w:val="1"/>
      <w:numFmt w:val="lowerLetter"/>
      <w:lvlText w:val="%1)"/>
      <w:lvlJc w:val="left"/>
      <w:pPr>
        <w:ind w:left="1776" w:hanging="360"/>
      </w:pPr>
    </w:lvl>
    <w:lvl w:ilvl="1" w:tplc="8B28F77E">
      <w:start w:val="3"/>
      <w:numFmt w:val="bullet"/>
      <w:lvlText w:val="-"/>
      <w:lvlJc w:val="left"/>
      <w:pPr>
        <w:ind w:left="1428" w:hanging="360"/>
      </w:pPr>
      <w:rPr>
        <w:rFonts w:ascii="Times New Roman" w:eastAsia="Times New Roman" w:hAnsi="Times New Roman" w:cs="Times New Roman" w:hint="default"/>
      </w:rPr>
    </w:lvl>
    <w:lvl w:ilvl="2" w:tplc="FFFFFFFF">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1" w15:restartNumberingAfterBreak="0">
    <w:nsid w:val="3A632883"/>
    <w:multiLevelType w:val="hybridMultilevel"/>
    <w:tmpl w:val="D564E0E4"/>
    <w:lvl w:ilvl="0" w:tplc="04100017">
      <w:start w:val="1"/>
      <w:numFmt w:val="lowerLetter"/>
      <w:lvlText w:val="%1)"/>
      <w:lvlJc w:val="left"/>
      <w:pPr>
        <w:ind w:left="720" w:hanging="360"/>
      </w:pPr>
      <w:rPr>
        <w:rFonts w:hint="default"/>
      </w:rPr>
    </w:lvl>
    <w:lvl w:ilvl="1" w:tplc="3C7CEAC0">
      <w:start w:val="1"/>
      <w:numFmt w:val="decimal"/>
      <w:lvlText w:val="%2."/>
      <w:lvlJc w:val="left"/>
      <w:pPr>
        <w:ind w:left="1476" w:hanging="396"/>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823E66"/>
    <w:multiLevelType w:val="hybridMultilevel"/>
    <w:tmpl w:val="2F842DA0"/>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3" w15:restartNumberingAfterBreak="0">
    <w:nsid w:val="43EC670A"/>
    <w:multiLevelType w:val="hybridMultilevel"/>
    <w:tmpl w:val="6C92A5B0"/>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4F65CDF"/>
    <w:multiLevelType w:val="hybridMultilevel"/>
    <w:tmpl w:val="E37A809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462962DA"/>
    <w:multiLevelType w:val="multilevel"/>
    <w:tmpl w:val="476A364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48C03C31"/>
    <w:multiLevelType w:val="multilevel"/>
    <w:tmpl w:val="D8EC87D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4D5754C1"/>
    <w:multiLevelType w:val="hybridMultilevel"/>
    <w:tmpl w:val="4332613A"/>
    <w:lvl w:ilvl="0" w:tplc="8B28F77E">
      <w:start w:val="3"/>
      <w:numFmt w:val="bullet"/>
      <w:lvlText w:val="-"/>
      <w:lvlJc w:val="left"/>
      <w:pPr>
        <w:ind w:left="2136" w:hanging="360"/>
      </w:pPr>
      <w:rPr>
        <w:rFonts w:ascii="Times New Roman" w:eastAsia="Times New Roman" w:hAnsi="Times New Roman" w:cs="Times New Roman" w:hint="default"/>
      </w:rPr>
    </w:lvl>
    <w:lvl w:ilvl="1" w:tplc="FFFFFFFF">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28" w15:restartNumberingAfterBreak="0">
    <w:nsid w:val="575E6C4A"/>
    <w:multiLevelType w:val="hybridMultilevel"/>
    <w:tmpl w:val="C7A0CF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8679F1"/>
    <w:multiLevelType w:val="hybridMultilevel"/>
    <w:tmpl w:val="D10C38EA"/>
    <w:lvl w:ilvl="0" w:tplc="8B28F77E">
      <w:start w:val="3"/>
      <w:numFmt w:val="bullet"/>
      <w:lvlText w:val="-"/>
      <w:lvlJc w:val="left"/>
      <w:pPr>
        <w:ind w:left="2484" w:hanging="360"/>
      </w:pPr>
      <w:rPr>
        <w:rFonts w:ascii="Times New Roman" w:eastAsia="Times New Roman" w:hAnsi="Times New Roman"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0" w15:restartNumberingAfterBreak="0">
    <w:nsid w:val="57A93FA7"/>
    <w:multiLevelType w:val="hybridMultilevel"/>
    <w:tmpl w:val="6660CE1C"/>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5D4C6CD1"/>
    <w:multiLevelType w:val="hybridMultilevel"/>
    <w:tmpl w:val="D9ECDCC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2" w15:restartNumberingAfterBreak="0">
    <w:nsid w:val="5F9D4C61"/>
    <w:multiLevelType w:val="hybridMultilevel"/>
    <w:tmpl w:val="DA02233C"/>
    <w:lvl w:ilvl="0" w:tplc="D0305982">
      <w:numFmt w:val="bullet"/>
      <w:lvlText w:val="-"/>
      <w:lvlJc w:val="left"/>
      <w:pPr>
        <w:ind w:left="1440" w:hanging="360"/>
      </w:pPr>
      <w:rPr>
        <w:rFonts w:ascii="Aptos" w:eastAsiaTheme="minorHAnsi" w:hAnsi="Aptos"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71B383B"/>
    <w:multiLevelType w:val="multilevel"/>
    <w:tmpl w:val="E8BC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70057"/>
    <w:multiLevelType w:val="hybridMultilevel"/>
    <w:tmpl w:val="ACAE1FC0"/>
    <w:lvl w:ilvl="0" w:tplc="145EA9FC">
      <w:start w:val="1"/>
      <w:numFmt w:val="bullet"/>
      <w:lvlText w:val="-"/>
      <w:lvlJc w:val="left"/>
      <w:pPr>
        <w:ind w:left="1080" w:hanging="360"/>
      </w:pPr>
      <w:rPr>
        <w:rFonts w:ascii="Aptos" w:eastAsiaTheme="minorHAnsi" w:hAnsi="Aptos"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5" w15:restartNumberingAfterBreak="0">
    <w:nsid w:val="68EF73A4"/>
    <w:multiLevelType w:val="hybridMultilevel"/>
    <w:tmpl w:val="6728039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15:restartNumberingAfterBreak="0">
    <w:nsid w:val="6BC541A7"/>
    <w:multiLevelType w:val="hybridMultilevel"/>
    <w:tmpl w:val="D97E7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DFD4633"/>
    <w:multiLevelType w:val="hybridMultilevel"/>
    <w:tmpl w:val="A6AEFBE4"/>
    <w:lvl w:ilvl="0" w:tplc="D0305982">
      <w:numFmt w:val="bullet"/>
      <w:lvlText w:val="-"/>
      <w:lvlJc w:val="left"/>
      <w:pPr>
        <w:ind w:left="1575" w:hanging="360"/>
      </w:pPr>
      <w:rPr>
        <w:rFonts w:ascii="Aptos" w:eastAsiaTheme="minorHAnsi" w:hAnsi="Aptos" w:cstheme="minorBidi" w:hint="default"/>
      </w:rPr>
    </w:lvl>
    <w:lvl w:ilvl="1" w:tplc="04100003" w:tentative="1">
      <w:start w:val="1"/>
      <w:numFmt w:val="bullet"/>
      <w:lvlText w:val="o"/>
      <w:lvlJc w:val="left"/>
      <w:pPr>
        <w:ind w:left="2295" w:hanging="360"/>
      </w:pPr>
      <w:rPr>
        <w:rFonts w:ascii="Courier New" w:hAnsi="Courier New" w:cs="Courier New" w:hint="default"/>
      </w:rPr>
    </w:lvl>
    <w:lvl w:ilvl="2" w:tplc="04100005" w:tentative="1">
      <w:start w:val="1"/>
      <w:numFmt w:val="bullet"/>
      <w:lvlText w:val=""/>
      <w:lvlJc w:val="left"/>
      <w:pPr>
        <w:ind w:left="3015" w:hanging="360"/>
      </w:pPr>
      <w:rPr>
        <w:rFonts w:ascii="Wingdings" w:hAnsi="Wingdings" w:hint="default"/>
      </w:rPr>
    </w:lvl>
    <w:lvl w:ilvl="3" w:tplc="04100001" w:tentative="1">
      <w:start w:val="1"/>
      <w:numFmt w:val="bullet"/>
      <w:lvlText w:val=""/>
      <w:lvlJc w:val="left"/>
      <w:pPr>
        <w:ind w:left="3735" w:hanging="360"/>
      </w:pPr>
      <w:rPr>
        <w:rFonts w:ascii="Symbol" w:hAnsi="Symbol" w:hint="default"/>
      </w:rPr>
    </w:lvl>
    <w:lvl w:ilvl="4" w:tplc="04100003" w:tentative="1">
      <w:start w:val="1"/>
      <w:numFmt w:val="bullet"/>
      <w:lvlText w:val="o"/>
      <w:lvlJc w:val="left"/>
      <w:pPr>
        <w:ind w:left="4455" w:hanging="360"/>
      </w:pPr>
      <w:rPr>
        <w:rFonts w:ascii="Courier New" w:hAnsi="Courier New" w:cs="Courier New" w:hint="default"/>
      </w:rPr>
    </w:lvl>
    <w:lvl w:ilvl="5" w:tplc="04100005" w:tentative="1">
      <w:start w:val="1"/>
      <w:numFmt w:val="bullet"/>
      <w:lvlText w:val=""/>
      <w:lvlJc w:val="left"/>
      <w:pPr>
        <w:ind w:left="5175" w:hanging="360"/>
      </w:pPr>
      <w:rPr>
        <w:rFonts w:ascii="Wingdings" w:hAnsi="Wingdings" w:hint="default"/>
      </w:rPr>
    </w:lvl>
    <w:lvl w:ilvl="6" w:tplc="04100001" w:tentative="1">
      <w:start w:val="1"/>
      <w:numFmt w:val="bullet"/>
      <w:lvlText w:val=""/>
      <w:lvlJc w:val="left"/>
      <w:pPr>
        <w:ind w:left="5895" w:hanging="360"/>
      </w:pPr>
      <w:rPr>
        <w:rFonts w:ascii="Symbol" w:hAnsi="Symbol" w:hint="default"/>
      </w:rPr>
    </w:lvl>
    <w:lvl w:ilvl="7" w:tplc="04100003" w:tentative="1">
      <w:start w:val="1"/>
      <w:numFmt w:val="bullet"/>
      <w:lvlText w:val="o"/>
      <w:lvlJc w:val="left"/>
      <w:pPr>
        <w:ind w:left="6615" w:hanging="360"/>
      </w:pPr>
      <w:rPr>
        <w:rFonts w:ascii="Courier New" w:hAnsi="Courier New" w:cs="Courier New" w:hint="default"/>
      </w:rPr>
    </w:lvl>
    <w:lvl w:ilvl="8" w:tplc="04100005" w:tentative="1">
      <w:start w:val="1"/>
      <w:numFmt w:val="bullet"/>
      <w:lvlText w:val=""/>
      <w:lvlJc w:val="left"/>
      <w:pPr>
        <w:ind w:left="7335" w:hanging="360"/>
      </w:pPr>
      <w:rPr>
        <w:rFonts w:ascii="Wingdings" w:hAnsi="Wingdings" w:hint="default"/>
      </w:rPr>
    </w:lvl>
  </w:abstractNum>
  <w:abstractNum w:abstractNumId="38" w15:restartNumberingAfterBreak="0">
    <w:nsid w:val="6F305B11"/>
    <w:multiLevelType w:val="hybridMultilevel"/>
    <w:tmpl w:val="D182E366"/>
    <w:lvl w:ilvl="0" w:tplc="575E193A">
      <w:start w:val="1"/>
      <w:numFmt w:val="decimal"/>
      <w:lvlText w:val="%1)"/>
      <w:lvlJc w:val="left"/>
      <w:pPr>
        <w:ind w:left="720" w:hanging="360"/>
      </w:pPr>
      <w:rPr>
        <w:rFonts w:hint="default"/>
        <w:b w:val="0"/>
        <w:bCs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05E17F6"/>
    <w:multiLevelType w:val="hybridMultilevel"/>
    <w:tmpl w:val="EA5C8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1D0093C"/>
    <w:multiLevelType w:val="hybridMultilevel"/>
    <w:tmpl w:val="E5C40D92"/>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2AB6169"/>
    <w:multiLevelType w:val="hybridMultilevel"/>
    <w:tmpl w:val="984E5014"/>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72C4149A"/>
    <w:multiLevelType w:val="hybridMultilevel"/>
    <w:tmpl w:val="FEEAE5FA"/>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746176F8"/>
    <w:multiLevelType w:val="hybridMultilevel"/>
    <w:tmpl w:val="76389CF8"/>
    <w:lvl w:ilvl="0" w:tplc="0410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747749FB"/>
    <w:multiLevelType w:val="multilevel"/>
    <w:tmpl w:val="DA9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0567A"/>
    <w:multiLevelType w:val="hybridMultilevel"/>
    <w:tmpl w:val="B456B492"/>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6" w15:restartNumberingAfterBreak="0">
    <w:nsid w:val="763225BA"/>
    <w:multiLevelType w:val="hybridMultilevel"/>
    <w:tmpl w:val="FEE656FC"/>
    <w:lvl w:ilvl="0" w:tplc="8B28F77E">
      <w:start w:val="3"/>
      <w:numFmt w:val="bullet"/>
      <w:lvlText w:val="-"/>
      <w:lvlJc w:val="left"/>
      <w:pPr>
        <w:ind w:left="1428" w:hanging="360"/>
      </w:pPr>
      <w:rPr>
        <w:rFonts w:ascii="Times New Roman" w:eastAsia="Times New Roman" w:hAnsi="Times New Roman" w:cs="Times New Roman"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7" w15:restartNumberingAfterBreak="0">
    <w:nsid w:val="764B69E0"/>
    <w:multiLevelType w:val="hybridMultilevel"/>
    <w:tmpl w:val="E788DAD2"/>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789703A7"/>
    <w:multiLevelType w:val="hybridMultilevel"/>
    <w:tmpl w:val="BA283100"/>
    <w:lvl w:ilvl="0" w:tplc="04100017">
      <w:start w:val="1"/>
      <w:numFmt w:val="lowerLetter"/>
      <w:lvlText w:val="%1)"/>
      <w:lvlJc w:val="left"/>
      <w:pPr>
        <w:ind w:left="1776" w:hanging="360"/>
      </w:p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49" w15:restartNumberingAfterBreak="0">
    <w:nsid w:val="7B4B4568"/>
    <w:multiLevelType w:val="hybridMultilevel"/>
    <w:tmpl w:val="C5585F08"/>
    <w:lvl w:ilvl="0" w:tplc="D030598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D587ABD"/>
    <w:multiLevelType w:val="hybridMultilevel"/>
    <w:tmpl w:val="B130F1B0"/>
    <w:lvl w:ilvl="0" w:tplc="36384EFC">
      <w:start w:val="1"/>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35962716">
    <w:abstractNumId w:val="8"/>
  </w:num>
  <w:num w:numId="2" w16cid:durableId="1653488136">
    <w:abstractNumId w:val="38"/>
  </w:num>
  <w:num w:numId="3" w16cid:durableId="1247226252">
    <w:abstractNumId w:val="34"/>
  </w:num>
  <w:num w:numId="4" w16cid:durableId="1400786058">
    <w:abstractNumId w:val="1"/>
  </w:num>
  <w:num w:numId="5" w16cid:durableId="420571301">
    <w:abstractNumId w:val="15"/>
  </w:num>
  <w:num w:numId="6" w16cid:durableId="1580363992">
    <w:abstractNumId w:val="24"/>
  </w:num>
  <w:num w:numId="7" w16cid:durableId="490029781">
    <w:abstractNumId w:val="21"/>
  </w:num>
  <w:num w:numId="8" w16cid:durableId="25260582">
    <w:abstractNumId w:val="40"/>
  </w:num>
  <w:num w:numId="9" w16cid:durableId="185605809">
    <w:abstractNumId w:val="50"/>
  </w:num>
  <w:num w:numId="10" w16cid:durableId="952369261">
    <w:abstractNumId w:val="49"/>
  </w:num>
  <w:num w:numId="11" w16cid:durableId="1032192010">
    <w:abstractNumId w:val="14"/>
  </w:num>
  <w:num w:numId="12" w16cid:durableId="1051271252">
    <w:abstractNumId w:val="32"/>
  </w:num>
  <w:num w:numId="13" w16cid:durableId="598491743">
    <w:abstractNumId w:val="37"/>
  </w:num>
  <w:num w:numId="14" w16cid:durableId="1931812811">
    <w:abstractNumId w:val="31"/>
  </w:num>
  <w:num w:numId="15" w16cid:durableId="1037051634">
    <w:abstractNumId w:val="23"/>
  </w:num>
  <w:num w:numId="16" w16cid:durableId="503130628">
    <w:abstractNumId w:val="11"/>
  </w:num>
  <w:num w:numId="17" w16cid:durableId="1618876292">
    <w:abstractNumId w:val="12"/>
  </w:num>
  <w:num w:numId="18" w16cid:durableId="2076124895">
    <w:abstractNumId w:val="47"/>
  </w:num>
  <w:num w:numId="19" w16cid:durableId="780565256">
    <w:abstractNumId w:val="8"/>
    <w:lvlOverride w:ilvl="0">
      <w:startOverride w:val="3"/>
    </w:lvlOverride>
    <w:lvlOverride w:ilvl="1">
      <w:startOverride w:val="3"/>
    </w:lvlOverride>
    <w:lvlOverride w:ilvl="2">
      <w:startOverride w:val="2"/>
    </w:lvlOverride>
  </w:num>
  <w:num w:numId="20" w16cid:durableId="1897928833">
    <w:abstractNumId w:val="8"/>
    <w:lvlOverride w:ilvl="0">
      <w:startOverride w:val="3"/>
    </w:lvlOverride>
    <w:lvlOverride w:ilvl="1">
      <w:startOverride w:val="2"/>
    </w:lvlOverride>
  </w:num>
  <w:num w:numId="21" w16cid:durableId="2011904111">
    <w:abstractNumId w:val="3"/>
  </w:num>
  <w:num w:numId="22" w16cid:durableId="279577809">
    <w:abstractNumId w:val="48"/>
  </w:num>
  <w:num w:numId="23" w16cid:durableId="2071076853">
    <w:abstractNumId w:val="20"/>
  </w:num>
  <w:num w:numId="24" w16cid:durableId="863901534">
    <w:abstractNumId w:val="27"/>
  </w:num>
  <w:num w:numId="25" w16cid:durableId="1112477400">
    <w:abstractNumId w:val="19"/>
  </w:num>
  <w:num w:numId="26" w16cid:durableId="1129006285">
    <w:abstractNumId w:val="13"/>
  </w:num>
  <w:num w:numId="27" w16cid:durableId="1018236104">
    <w:abstractNumId w:val="46"/>
  </w:num>
  <w:num w:numId="28" w16cid:durableId="2016809158">
    <w:abstractNumId w:val="22"/>
  </w:num>
  <w:num w:numId="29" w16cid:durableId="436632544">
    <w:abstractNumId w:val="9"/>
  </w:num>
  <w:num w:numId="30" w16cid:durableId="200360206">
    <w:abstractNumId w:val="41"/>
  </w:num>
  <w:num w:numId="31" w16cid:durableId="1512142998">
    <w:abstractNumId w:val="42"/>
  </w:num>
  <w:num w:numId="32" w16cid:durableId="642663554">
    <w:abstractNumId w:val="45"/>
  </w:num>
  <w:num w:numId="33" w16cid:durableId="148179288">
    <w:abstractNumId w:val="5"/>
  </w:num>
  <w:num w:numId="34" w16cid:durableId="101994284">
    <w:abstractNumId w:val="0"/>
  </w:num>
  <w:num w:numId="35" w16cid:durableId="1304240208">
    <w:abstractNumId w:val="2"/>
  </w:num>
  <w:num w:numId="36" w16cid:durableId="1323699265">
    <w:abstractNumId w:val="26"/>
  </w:num>
  <w:num w:numId="37" w16cid:durableId="1634405873">
    <w:abstractNumId w:val="25"/>
  </w:num>
  <w:num w:numId="38" w16cid:durableId="831068903">
    <w:abstractNumId w:val="29"/>
  </w:num>
  <w:num w:numId="39" w16cid:durableId="1828126733">
    <w:abstractNumId w:val="7"/>
  </w:num>
  <w:num w:numId="40" w16cid:durableId="1178303518">
    <w:abstractNumId w:val="44"/>
  </w:num>
  <w:num w:numId="41" w16cid:durableId="1495997263">
    <w:abstractNumId w:val="4"/>
  </w:num>
  <w:num w:numId="42" w16cid:durableId="562522060">
    <w:abstractNumId w:val="33"/>
  </w:num>
  <w:num w:numId="43" w16cid:durableId="1242829705">
    <w:abstractNumId w:val="10"/>
  </w:num>
  <w:num w:numId="44" w16cid:durableId="78719721">
    <w:abstractNumId w:val="36"/>
  </w:num>
  <w:num w:numId="45" w16cid:durableId="1955748205">
    <w:abstractNumId w:val="28"/>
  </w:num>
  <w:num w:numId="46" w16cid:durableId="1893885793">
    <w:abstractNumId w:val="17"/>
  </w:num>
  <w:num w:numId="47" w16cid:durableId="1491944211">
    <w:abstractNumId w:val="6"/>
  </w:num>
  <w:num w:numId="48" w16cid:durableId="1322467276">
    <w:abstractNumId w:val="43"/>
  </w:num>
  <w:num w:numId="49" w16cid:durableId="1780758614">
    <w:abstractNumId w:val="39"/>
  </w:num>
  <w:num w:numId="50" w16cid:durableId="803543743">
    <w:abstractNumId w:val="18"/>
  </w:num>
  <w:num w:numId="51" w16cid:durableId="1781488289">
    <w:abstractNumId w:val="8"/>
  </w:num>
  <w:num w:numId="52" w16cid:durableId="769663200">
    <w:abstractNumId w:val="30"/>
  </w:num>
  <w:num w:numId="53" w16cid:durableId="1682661153">
    <w:abstractNumId w:val="16"/>
  </w:num>
  <w:num w:numId="54" w16cid:durableId="2128887380">
    <w:abstractNumId w:val="3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A LONGHI">
    <w15:presenceInfo w15:providerId="AD" w15:userId="S::l.longhi6@studenti.unibg.it::a04951a5-c632-43be-b023-c2c634d71a25"/>
  </w15:person>
  <w15:person w15:author="Mauro Pelucchi">
    <w15:presenceInfo w15:providerId="AD" w15:userId="S::mauro.pelucchi@guest.unibg.it::66bba36c-59c5-4fbc-87db-d7a02087ad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trackRevisions/>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7E9"/>
    <w:rsid w:val="0000081F"/>
    <w:rsid w:val="00004ABB"/>
    <w:rsid w:val="0001474D"/>
    <w:rsid w:val="00014981"/>
    <w:rsid w:val="000152D8"/>
    <w:rsid w:val="00025651"/>
    <w:rsid w:val="00025DD4"/>
    <w:rsid w:val="00027535"/>
    <w:rsid w:val="000315DA"/>
    <w:rsid w:val="00034E88"/>
    <w:rsid w:val="000375A1"/>
    <w:rsid w:val="00041536"/>
    <w:rsid w:val="000450D6"/>
    <w:rsid w:val="00046A67"/>
    <w:rsid w:val="00050DA7"/>
    <w:rsid w:val="00052F01"/>
    <w:rsid w:val="0005438B"/>
    <w:rsid w:val="00055926"/>
    <w:rsid w:val="0006231D"/>
    <w:rsid w:val="0007517E"/>
    <w:rsid w:val="00095147"/>
    <w:rsid w:val="0009751A"/>
    <w:rsid w:val="00097B05"/>
    <w:rsid w:val="000A3CCB"/>
    <w:rsid w:val="000A7453"/>
    <w:rsid w:val="000B3155"/>
    <w:rsid w:val="000B599B"/>
    <w:rsid w:val="000B6D91"/>
    <w:rsid w:val="000B6FB0"/>
    <w:rsid w:val="000C007A"/>
    <w:rsid w:val="000C3202"/>
    <w:rsid w:val="000C6886"/>
    <w:rsid w:val="000D02FD"/>
    <w:rsid w:val="000E0E90"/>
    <w:rsid w:val="000E0F5F"/>
    <w:rsid w:val="000E1BCF"/>
    <w:rsid w:val="000E3355"/>
    <w:rsid w:val="000E4F24"/>
    <w:rsid w:val="000E76FC"/>
    <w:rsid w:val="000F5A19"/>
    <w:rsid w:val="00101088"/>
    <w:rsid w:val="00105C3B"/>
    <w:rsid w:val="00113433"/>
    <w:rsid w:val="0011374F"/>
    <w:rsid w:val="00114BA8"/>
    <w:rsid w:val="00114C85"/>
    <w:rsid w:val="001215C9"/>
    <w:rsid w:val="00127563"/>
    <w:rsid w:val="00134A39"/>
    <w:rsid w:val="00136FBA"/>
    <w:rsid w:val="0013760D"/>
    <w:rsid w:val="00137DA4"/>
    <w:rsid w:val="00137F85"/>
    <w:rsid w:val="00141B74"/>
    <w:rsid w:val="00144970"/>
    <w:rsid w:val="00150553"/>
    <w:rsid w:val="00153FC9"/>
    <w:rsid w:val="00155A99"/>
    <w:rsid w:val="00160E2C"/>
    <w:rsid w:val="00164D1E"/>
    <w:rsid w:val="00170FE5"/>
    <w:rsid w:val="0017371E"/>
    <w:rsid w:val="00174634"/>
    <w:rsid w:val="00175061"/>
    <w:rsid w:val="001750D0"/>
    <w:rsid w:val="001766E1"/>
    <w:rsid w:val="00183F99"/>
    <w:rsid w:val="001903F2"/>
    <w:rsid w:val="00190C3B"/>
    <w:rsid w:val="00191787"/>
    <w:rsid w:val="0019278F"/>
    <w:rsid w:val="00194B67"/>
    <w:rsid w:val="001A4C2B"/>
    <w:rsid w:val="001B33E9"/>
    <w:rsid w:val="001B490F"/>
    <w:rsid w:val="001B6A41"/>
    <w:rsid w:val="001C0C39"/>
    <w:rsid w:val="001C20B1"/>
    <w:rsid w:val="001C3A20"/>
    <w:rsid w:val="001C606F"/>
    <w:rsid w:val="001D01C4"/>
    <w:rsid w:val="001D07D3"/>
    <w:rsid w:val="001D2F45"/>
    <w:rsid w:val="001D7D4F"/>
    <w:rsid w:val="001E152F"/>
    <w:rsid w:val="001F227A"/>
    <w:rsid w:val="00201D5A"/>
    <w:rsid w:val="00202AA6"/>
    <w:rsid w:val="00205A17"/>
    <w:rsid w:val="0021087A"/>
    <w:rsid w:val="00212753"/>
    <w:rsid w:val="002146B5"/>
    <w:rsid w:val="00214CCD"/>
    <w:rsid w:val="00215566"/>
    <w:rsid w:val="00220FD6"/>
    <w:rsid w:val="0022161E"/>
    <w:rsid w:val="00230747"/>
    <w:rsid w:val="002357E5"/>
    <w:rsid w:val="00236D41"/>
    <w:rsid w:val="002427D5"/>
    <w:rsid w:val="00246E79"/>
    <w:rsid w:val="0024715C"/>
    <w:rsid w:val="0025588E"/>
    <w:rsid w:val="00257936"/>
    <w:rsid w:val="0026675F"/>
    <w:rsid w:val="00266CC1"/>
    <w:rsid w:val="0027240C"/>
    <w:rsid w:val="00272D58"/>
    <w:rsid w:val="002739A6"/>
    <w:rsid w:val="00281D6B"/>
    <w:rsid w:val="00281DCC"/>
    <w:rsid w:val="00287164"/>
    <w:rsid w:val="00287382"/>
    <w:rsid w:val="00292701"/>
    <w:rsid w:val="002A1B2E"/>
    <w:rsid w:val="002A235F"/>
    <w:rsid w:val="002A400A"/>
    <w:rsid w:val="002A5559"/>
    <w:rsid w:val="002B6A70"/>
    <w:rsid w:val="002B743A"/>
    <w:rsid w:val="002C25C5"/>
    <w:rsid w:val="002C299D"/>
    <w:rsid w:val="002C2AC2"/>
    <w:rsid w:val="002C5FA6"/>
    <w:rsid w:val="002C73BC"/>
    <w:rsid w:val="002D1491"/>
    <w:rsid w:val="002D4BE9"/>
    <w:rsid w:val="002D75BF"/>
    <w:rsid w:val="002E09DC"/>
    <w:rsid w:val="002E0B7E"/>
    <w:rsid w:val="002F2FD6"/>
    <w:rsid w:val="002F3282"/>
    <w:rsid w:val="002F3D31"/>
    <w:rsid w:val="002F4033"/>
    <w:rsid w:val="00300CBD"/>
    <w:rsid w:val="00300F71"/>
    <w:rsid w:val="003012F3"/>
    <w:rsid w:val="00303572"/>
    <w:rsid w:val="003100BF"/>
    <w:rsid w:val="0031036F"/>
    <w:rsid w:val="003103E6"/>
    <w:rsid w:val="00315A75"/>
    <w:rsid w:val="003205A6"/>
    <w:rsid w:val="00322174"/>
    <w:rsid w:val="003225B8"/>
    <w:rsid w:val="00327BE3"/>
    <w:rsid w:val="003316E0"/>
    <w:rsid w:val="00333159"/>
    <w:rsid w:val="003349D9"/>
    <w:rsid w:val="00335B5E"/>
    <w:rsid w:val="003455A9"/>
    <w:rsid w:val="00345BB8"/>
    <w:rsid w:val="0034654D"/>
    <w:rsid w:val="0034778E"/>
    <w:rsid w:val="00352340"/>
    <w:rsid w:val="00354049"/>
    <w:rsid w:val="003555F0"/>
    <w:rsid w:val="00364A3C"/>
    <w:rsid w:val="00384627"/>
    <w:rsid w:val="0038511B"/>
    <w:rsid w:val="00385B60"/>
    <w:rsid w:val="003A123A"/>
    <w:rsid w:val="003A3161"/>
    <w:rsid w:val="003A556E"/>
    <w:rsid w:val="003A6A09"/>
    <w:rsid w:val="003A7DF6"/>
    <w:rsid w:val="003B45FB"/>
    <w:rsid w:val="003B5B8B"/>
    <w:rsid w:val="003B69BA"/>
    <w:rsid w:val="003C65ED"/>
    <w:rsid w:val="003C7708"/>
    <w:rsid w:val="003C7C0A"/>
    <w:rsid w:val="003D0B4F"/>
    <w:rsid w:val="003D4E92"/>
    <w:rsid w:val="003D75C4"/>
    <w:rsid w:val="003D7DDF"/>
    <w:rsid w:val="003E21EA"/>
    <w:rsid w:val="003E4BE9"/>
    <w:rsid w:val="003F5698"/>
    <w:rsid w:val="003F6BFE"/>
    <w:rsid w:val="00400B25"/>
    <w:rsid w:val="004016FD"/>
    <w:rsid w:val="00414941"/>
    <w:rsid w:val="004158AA"/>
    <w:rsid w:val="0042112F"/>
    <w:rsid w:val="00430D86"/>
    <w:rsid w:val="004338E8"/>
    <w:rsid w:val="00435D30"/>
    <w:rsid w:val="004369F8"/>
    <w:rsid w:val="00445B4C"/>
    <w:rsid w:val="00447375"/>
    <w:rsid w:val="00453679"/>
    <w:rsid w:val="00457C3C"/>
    <w:rsid w:val="00461D63"/>
    <w:rsid w:val="0046333D"/>
    <w:rsid w:val="00466533"/>
    <w:rsid w:val="00471A7A"/>
    <w:rsid w:val="00474AAC"/>
    <w:rsid w:val="00475855"/>
    <w:rsid w:val="004766AF"/>
    <w:rsid w:val="00493FBF"/>
    <w:rsid w:val="00494027"/>
    <w:rsid w:val="004945D5"/>
    <w:rsid w:val="00495803"/>
    <w:rsid w:val="004A12E5"/>
    <w:rsid w:val="004A5761"/>
    <w:rsid w:val="004B22A0"/>
    <w:rsid w:val="004B4E90"/>
    <w:rsid w:val="004C034A"/>
    <w:rsid w:val="004C1361"/>
    <w:rsid w:val="004C487D"/>
    <w:rsid w:val="004C72C5"/>
    <w:rsid w:val="004C7764"/>
    <w:rsid w:val="004E0D1D"/>
    <w:rsid w:val="004E265F"/>
    <w:rsid w:val="004E428B"/>
    <w:rsid w:val="004E5648"/>
    <w:rsid w:val="004E61FC"/>
    <w:rsid w:val="004E6F07"/>
    <w:rsid w:val="004F0EA2"/>
    <w:rsid w:val="004F53F3"/>
    <w:rsid w:val="00501C53"/>
    <w:rsid w:val="00505F55"/>
    <w:rsid w:val="005074B8"/>
    <w:rsid w:val="00511ADA"/>
    <w:rsid w:val="00514180"/>
    <w:rsid w:val="0051480C"/>
    <w:rsid w:val="00516D6D"/>
    <w:rsid w:val="005206C3"/>
    <w:rsid w:val="0052112F"/>
    <w:rsid w:val="00525541"/>
    <w:rsid w:val="00537420"/>
    <w:rsid w:val="00550CB1"/>
    <w:rsid w:val="0055325F"/>
    <w:rsid w:val="0055578F"/>
    <w:rsid w:val="0055656E"/>
    <w:rsid w:val="00556F1D"/>
    <w:rsid w:val="005644B3"/>
    <w:rsid w:val="00567A13"/>
    <w:rsid w:val="005823D9"/>
    <w:rsid w:val="00587C28"/>
    <w:rsid w:val="00591BA6"/>
    <w:rsid w:val="00593FCA"/>
    <w:rsid w:val="005964F6"/>
    <w:rsid w:val="005A23C8"/>
    <w:rsid w:val="005A3394"/>
    <w:rsid w:val="005B383C"/>
    <w:rsid w:val="005B527B"/>
    <w:rsid w:val="005B61D8"/>
    <w:rsid w:val="005C0E6D"/>
    <w:rsid w:val="005C4AC7"/>
    <w:rsid w:val="005C7B73"/>
    <w:rsid w:val="005D1AFD"/>
    <w:rsid w:val="005D1C41"/>
    <w:rsid w:val="005D392C"/>
    <w:rsid w:val="005D5421"/>
    <w:rsid w:val="005E19E5"/>
    <w:rsid w:val="005E6D2A"/>
    <w:rsid w:val="005F6BCE"/>
    <w:rsid w:val="00612E02"/>
    <w:rsid w:val="00613737"/>
    <w:rsid w:val="00615999"/>
    <w:rsid w:val="00620651"/>
    <w:rsid w:val="00623462"/>
    <w:rsid w:val="0062377D"/>
    <w:rsid w:val="0063153E"/>
    <w:rsid w:val="00641BFF"/>
    <w:rsid w:val="00642F00"/>
    <w:rsid w:val="006452D0"/>
    <w:rsid w:val="00645EFA"/>
    <w:rsid w:val="006515F7"/>
    <w:rsid w:val="00655623"/>
    <w:rsid w:val="0065694E"/>
    <w:rsid w:val="00673BED"/>
    <w:rsid w:val="00680E30"/>
    <w:rsid w:val="006813F5"/>
    <w:rsid w:val="00691513"/>
    <w:rsid w:val="00691CF2"/>
    <w:rsid w:val="006945D5"/>
    <w:rsid w:val="00695F14"/>
    <w:rsid w:val="00695F9A"/>
    <w:rsid w:val="00696580"/>
    <w:rsid w:val="00696939"/>
    <w:rsid w:val="00697290"/>
    <w:rsid w:val="006A13C5"/>
    <w:rsid w:val="006A3203"/>
    <w:rsid w:val="006A357E"/>
    <w:rsid w:val="006A4E22"/>
    <w:rsid w:val="006B1C9D"/>
    <w:rsid w:val="006B6477"/>
    <w:rsid w:val="006D114D"/>
    <w:rsid w:val="006E404C"/>
    <w:rsid w:val="006E6110"/>
    <w:rsid w:val="006F19F9"/>
    <w:rsid w:val="006F40A3"/>
    <w:rsid w:val="006F4123"/>
    <w:rsid w:val="006F744D"/>
    <w:rsid w:val="007113C7"/>
    <w:rsid w:val="00720357"/>
    <w:rsid w:val="007239EB"/>
    <w:rsid w:val="00731A6C"/>
    <w:rsid w:val="007320B1"/>
    <w:rsid w:val="00732977"/>
    <w:rsid w:val="00734197"/>
    <w:rsid w:val="00735368"/>
    <w:rsid w:val="00737859"/>
    <w:rsid w:val="00742345"/>
    <w:rsid w:val="00743024"/>
    <w:rsid w:val="00744A6D"/>
    <w:rsid w:val="00751AE4"/>
    <w:rsid w:val="007531C4"/>
    <w:rsid w:val="00770354"/>
    <w:rsid w:val="00772B2E"/>
    <w:rsid w:val="00773626"/>
    <w:rsid w:val="007737DB"/>
    <w:rsid w:val="00774771"/>
    <w:rsid w:val="0078028B"/>
    <w:rsid w:val="0078206D"/>
    <w:rsid w:val="007825ED"/>
    <w:rsid w:val="00783D5B"/>
    <w:rsid w:val="00787507"/>
    <w:rsid w:val="007879E6"/>
    <w:rsid w:val="0079164C"/>
    <w:rsid w:val="0079419A"/>
    <w:rsid w:val="00796E90"/>
    <w:rsid w:val="007A0CBE"/>
    <w:rsid w:val="007A276C"/>
    <w:rsid w:val="007A4D62"/>
    <w:rsid w:val="007B31C8"/>
    <w:rsid w:val="007B4F8B"/>
    <w:rsid w:val="007B5198"/>
    <w:rsid w:val="007B5FF1"/>
    <w:rsid w:val="007C1BB0"/>
    <w:rsid w:val="007C5DF4"/>
    <w:rsid w:val="007C6567"/>
    <w:rsid w:val="007C6F9F"/>
    <w:rsid w:val="007D667B"/>
    <w:rsid w:val="007D70DB"/>
    <w:rsid w:val="007E1002"/>
    <w:rsid w:val="007E1A16"/>
    <w:rsid w:val="007E26EC"/>
    <w:rsid w:val="007E5753"/>
    <w:rsid w:val="007F0F01"/>
    <w:rsid w:val="007F4F4D"/>
    <w:rsid w:val="007F508B"/>
    <w:rsid w:val="007F5582"/>
    <w:rsid w:val="00802CD3"/>
    <w:rsid w:val="00803167"/>
    <w:rsid w:val="00804439"/>
    <w:rsid w:val="008066A7"/>
    <w:rsid w:val="00817E2F"/>
    <w:rsid w:val="00820E5B"/>
    <w:rsid w:val="00822BA7"/>
    <w:rsid w:val="00827B61"/>
    <w:rsid w:val="00827F87"/>
    <w:rsid w:val="008317A1"/>
    <w:rsid w:val="008433CF"/>
    <w:rsid w:val="00846D02"/>
    <w:rsid w:val="00847DE8"/>
    <w:rsid w:val="00850EAE"/>
    <w:rsid w:val="00853060"/>
    <w:rsid w:val="008620F5"/>
    <w:rsid w:val="008624E1"/>
    <w:rsid w:val="0086510D"/>
    <w:rsid w:val="00866387"/>
    <w:rsid w:val="00870D54"/>
    <w:rsid w:val="008716E0"/>
    <w:rsid w:val="00871F23"/>
    <w:rsid w:val="00884584"/>
    <w:rsid w:val="0088632E"/>
    <w:rsid w:val="008A217E"/>
    <w:rsid w:val="008A4E8B"/>
    <w:rsid w:val="008B0071"/>
    <w:rsid w:val="008B5C60"/>
    <w:rsid w:val="008C2330"/>
    <w:rsid w:val="008C29AB"/>
    <w:rsid w:val="008C386F"/>
    <w:rsid w:val="008C5A2B"/>
    <w:rsid w:val="008C7673"/>
    <w:rsid w:val="008C79A0"/>
    <w:rsid w:val="008D06D0"/>
    <w:rsid w:val="008D1514"/>
    <w:rsid w:val="008D1E56"/>
    <w:rsid w:val="008D28D3"/>
    <w:rsid w:val="008D38A1"/>
    <w:rsid w:val="008D49D5"/>
    <w:rsid w:val="008D7288"/>
    <w:rsid w:val="008E799E"/>
    <w:rsid w:val="008F1171"/>
    <w:rsid w:val="009021A2"/>
    <w:rsid w:val="0090308D"/>
    <w:rsid w:val="00903BB0"/>
    <w:rsid w:val="009076F0"/>
    <w:rsid w:val="00920407"/>
    <w:rsid w:val="009237F8"/>
    <w:rsid w:val="00934D6F"/>
    <w:rsid w:val="009375BD"/>
    <w:rsid w:val="00942BF8"/>
    <w:rsid w:val="0094675D"/>
    <w:rsid w:val="00951489"/>
    <w:rsid w:val="00951A89"/>
    <w:rsid w:val="0095704A"/>
    <w:rsid w:val="009610DE"/>
    <w:rsid w:val="00962972"/>
    <w:rsid w:val="009637CD"/>
    <w:rsid w:val="00967D4E"/>
    <w:rsid w:val="00967F32"/>
    <w:rsid w:val="00972C4E"/>
    <w:rsid w:val="00975CA7"/>
    <w:rsid w:val="009764C7"/>
    <w:rsid w:val="00981D73"/>
    <w:rsid w:val="00982CFA"/>
    <w:rsid w:val="00984F87"/>
    <w:rsid w:val="0098694C"/>
    <w:rsid w:val="00990ED6"/>
    <w:rsid w:val="0099105F"/>
    <w:rsid w:val="009977F8"/>
    <w:rsid w:val="009A3434"/>
    <w:rsid w:val="009A7B90"/>
    <w:rsid w:val="009B1377"/>
    <w:rsid w:val="009B2BBC"/>
    <w:rsid w:val="009B5570"/>
    <w:rsid w:val="009B5806"/>
    <w:rsid w:val="009B60EC"/>
    <w:rsid w:val="009B6A7E"/>
    <w:rsid w:val="009B7564"/>
    <w:rsid w:val="009C4E1F"/>
    <w:rsid w:val="009C6617"/>
    <w:rsid w:val="009C7613"/>
    <w:rsid w:val="009D1E3A"/>
    <w:rsid w:val="009D2CD3"/>
    <w:rsid w:val="009D31DA"/>
    <w:rsid w:val="009E45DA"/>
    <w:rsid w:val="009E4B27"/>
    <w:rsid w:val="009E5806"/>
    <w:rsid w:val="009E73AE"/>
    <w:rsid w:val="009E74C6"/>
    <w:rsid w:val="009E765E"/>
    <w:rsid w:val="009F3FF1"/>
    <w:rsid w:val="009F5D51"/>
    <w:rsid w:val="00A00D44"/>
    <w:rsid w:val="00A05B19"/>
    <w:rsid w:val="00A07CF6"/>
    <w:rsid w:val="00A10049"/>
    <w:rsid w:val="00A125C8"/>
    <w:rsid w:val="00A20A55"/>
    <w:rsid w:val="00A31657"/>
    <w:rsid w:val="00A42DDC"/>
    <w:rsid w:val="00A43DD1"/>
    <w:rsid w:val="00A50488"/>
    <w:rsid w:val="00A50D77"/>
    <w:rsid w:val="00A5379E"/>
    <w:rsid w:val="00A602FB"/>
    <w:rsid w:val="00A60EF4"/>
    <w:rsid w:val="00A60FF9"/>
    <w:rsid w:val="00A745BD"/>
    <w:rsid w:val="00A74BBF"/>
    <w:rsid w:val="00A834AA"/>
    <w:rsid w:val="00A872F3"/>
    <w:rsid w:val="00A95045"/>
    <w:rsid w:val="00A954B2"/>
    <w:rsid w:val="00A97763"/>
    <w:rsid w:val="00AA0F72"/>
    <w:rsid w:val="00AA31C3"/>
    <w:rsid w:val="00AA6C78"/>
    <w:rsid w:val="00AA7255"/>
    <w:rsid w:val="00AA7FBE"/>
    <w:rsid w:val="00AB6E78"/>
    <w:rsid w:val="00AC3DD3"/>
    <w:rsid w:val="00AD35AC"/>
    <w:rsid w:val="00AD79AE"/>
    <w:rsid w:val="00AD7ABF"/>
    <w:rsid w:val="00AE12E6"/>
    <w:rsid w:val="00AF36ED"/>
    <w:rsid w:val="00AF406B"/>
    <w:rsid w:val="00AF4908"/>
    <w:rsid w:val="00AF5F0F"/>
    <w:rsid w:val="00B00214"/>
    <w:rsid w:val="00B05BEE"/>
    <w:rsid w:val="00B12FF3"/>
    <w:rsid w:val="00B156FB"/>
    <w:rsid w:val="00B17CD6"/>
    <w:rsid w:val="00B20E80"/>
    <w:rsid w:val="00B25F28"/>
    <w:rsid w:val="00B27C91"/>
    <w:rsid w:val="00B31C0D"/>
    <w:rsid w:val="00B546DA"/>
    <w:rsid w:val="00B55AC1"/>
    <w:rsid w:val="00B60125"/>
    <w:rsid w:val="00B62768"/>
    <w:rsid w:val="00B7201E"/>
    <w:rsid w:val="00B82132"/>
    <w:rsid w:val="00B90409"/>
    <w:rsid w:val="00B93ADD"/>
    <w:rsid w:val="00B9452A"/>
    <w:rsid w:val="00B94C5E"/>
    <w:rsid w:val="00B95304"/>
    <w:rsid w:val="00B972ED"/>
    <w:rsid w:val="00BA2CA9"/>
    <w:rsid w:val="00BA3E98"/>
    <w:rsid w:val="00BB3697"/>
    <w:rsid w:val="00BD0D21"/>
    <w:rsid w:val="00BE1D4A"/>
    <w:rsid w:val="00BE34C8"/>
    <w:rsid w:val="00BF0D3C"/>
    <w:rsid w:val="00BF32C7"/>
    <w:rsid w:val="00BF57D5"/>
    <w:rsid w:val="00C01AE5"/>
    <w:rsid w:val="00C04692"/>
    <w:rsid w:val="00C14FCC"/>
    <w:rsid w:val="00C20A81"/>
    <w:rsid w:val="00C31792"/>
    <w:rsid w:val="00C36C9F"/>
    <w:rsid w:val="00C3701A"/>
    <w:rsid w:val="00C44DA4"/>
    <w:rsid w:val="00C4576C"/>
    <w:rsid w:val="00C6098F"/>
    <w:rsid w:val="00C73759"/>
    <w:rsid w:val="00C76A69"/>
    <w:rsid w:val="00C77C74"/>
    <w:rsid w:val="00C804E5"/>
    <w:rsid w:val="00C82BD5"/>
    <w:rsid w:val="00C84CEF"/>
    <w:rsid w:val="00C90B01"/>
    <w:rsid w:val="00C91BFA"/>
    <w:rsid w:val="00C91C88"/>
    <w:rsid w:val="00C92040"/>
    <w:rsid w:val="00C94F75"/>
    <w:rsid w:val="00C95024"/>
    <w:rsid w:val="00CA1630"/>
    <w:rsid w:val="00CA434E"/>
    <w:rsid w:val="00CA5609"/>
    <w:rsid w:val="00CB23C8"/>
    <w:rsid w:val="00CB4384"/>
    <w:rsid w:val="00CB68CD"/>
    <w:rsid w:val="00CE252C"/>
    <w:rsid w:val="00CE4CF3"/>
    <w:rsid w:val="00CE6F8F"/>
    <w:rsid w:val="00CF0F94"/>
    <w:rsid w:val="00CF20F6"/>
    <w:rsid w:val="00CF657F"/>
    <w:rsid w:val="00D051E0"/>
    <w:rsid w:val="00D07896"/>
    <w:rsid w:val="00D102F3"/>
    <w:rsid w:val="00D10A10"/>
    <w:rsid w:val="00D20DC0"/>
    <w:rsid w:val="00D224F6"/>
    <w:rsid w:val="00D2462D"/>
    <w:rsid w:val="00D25111"/>
    <w:rsid w:val="00D26FEE"/>
    <w:rsid w:val="00D27D4C"/>
    <w:rsid w:val="00D3703F"/>
    <w:rsid w:val="00D413EF"/>
    <w:rsid w:val="00D416E5"/>
    <w:rsid w:val="00D46C2D"/>
    <w:rsid w:val="00D501B5"/>
    <w:rsid w:val="00D57FB8"/>
    <w:rsid w:val="00D600CD"/>
    <w:rsid w:val="00D647E9"/>
    <w:rsid w:val="00D64B54"/>
    <w:rsid w:val="00D655AD"/>
    <w:rsid w:val="00D807C1"/>
    <w:rsid w:val="00D82E9E"/>
    <w:rsid w:val="00D84DB0"/>
    <w:rsid w:val="00D942B4"/>
    <w:rsid w:val="00D96A31"/>
    <w:rsid w:val="00DA3B31"/>
    <w:rsid w:val="00DA66E2"/>
    <w:rsid w:val="00DA6F3F"/>
    <w:rsid w:val="00DA7114"/>
    <w:rsid w:val="00DB0D62"/>
    <w:rsid w:val="00DB2E37"/>
    <w:rsid w:val="00DB331B"/>
    <w:rsid w:val="00DB6321"/>
    <w:rsid w:val="00DB709C"/>
    <w:rsid w:val="00DC03E1"/>
    <w:rsid w:val="00DC1F42"/>
    <w:rsid w:val="00DC21C2"/>
    <w:rsid w:val="00DC28B3"/>
    <w:rsid w:val="00DC7BB0"/>
    <w:rsid w:val="00DD7A98"/>
    <w:rsid w:val="00DE588B"/>
    <w:rsid w:val="00DE5A42"/>
    <w:rsid w:val="00DE5FB4"/>
    <w:rsid w:val="00DE6D0A"/>
    <w:rsid w:val="00DF4F9E"/>
    <w:rsid w:val="00DF60B9"/>
    <w:rsid w:val="00DF7D1C"/>
    <w:rsid w:val="00DF7F43"/>
    <w:rsid w:val="00E042C6"/>
    <w:rsid w:val="00E12F2E"/>
    <w:rsid w:val="00E20405"/>
    <w:rsid w:val="00E23F29"/>
    <w:rsid w:val="00E25242"/>
    <w:rsid w:val="00E34B52"/>
    <w:rsid w:val="00E34F1C"/>
    <w:rsid w:val="00E456DA"/>
    <w:rsid w:val="00E5184A"/>
    <w:rsid w:val="00E54EBC"/>
    <w:rsid w:val="00E66CCB"/>
    <w:rsid w:val="00E6700E"/>
    <w:rsid w:val="00E707A6"/>
    <w:rsid w:val="00E71DC5"/>
    <w:rsid w:val="00E72973"/>
    <w:rsid w:val="00E84FE8"/>
    <w:rsid w:val="00E951F4"/>
    <w:rsid w:val="00E974E4"/>
    <w:rsid w:val="00EA0590"/>
    <w:rsid w:val="00EA472E"/>
    <w:rsid w:val="00EB3772"/>
    <w:rsid w:val="00EC4FBD"/>
    <w:rsid w:val="00ED1F65"/>
    <w:rsid w:val="00ED4F35"/>
    <w:rsid w:val="00EE507F"/>
    <w:rsid w:val="00EE52AA"/>
    <w:rsid w:val="00EE562B"/>
    <w:rsid w:val="00EE5E30"/>
    <w:rsid w:val="00EF58D5"/>
    <w:rsid w:val="00EF71FB"/>
    <w:rsid w:val="00F004A0"/>
    <w:rsid w:val="00F00CF0"/>
    <w:rsid w:val="00F00F49"/>
    <w:rsid w:val="00F01914"/>
    <w:rsid w:val="00F01A3D"/>
    <w:rsid w:val="00F0276C"/>
    <w:rsid w:val="00F042E4"/>
    <w:rsid w:val="00F05169"/>
    <w:rsid w:val="00F14330"/>
    <w:rsid w:val="00F1457D"/>
    <w:rsid w:val="00F15AAA"/>
    <w:rsid w:val="00F16E2F"/>
    <w:rsid w:val="00F31BCB"/>
    <w:rsid w:val="00F31E49"/>
    <w:rsid w:val="00F336AC"/>
    <w:rsid w:val="00F35356"/>
    <w:rsid w:val="00F40C37"/>
    <w:rsid w:val="00F44213"/>
    <w:rsid w:val="00F443B9"/>
    <w:rsid w:val="00F457B1"/>
    <w:rsid w:val="00F47619"/>
    <w:rsid w:val="00F509FA"/>
    <w:rsid w:val="00F50DB8"/>
    <w:rsid w:val="00F512D0"/>
    <w:rsid w:val="00F522E4"/>
    <w:rsid w:val="00F530FF"/>
    <w:rsid w:val="00F55490"/>
    <w:rsid w:val="00F62418"/>
    <w:rsid w:val="00F63573"/>
    <w:rsid w:val="00F65463"/>
    <w:rsid w:val="00F709E7"/>
    <w:rsid w:val="00F7163E"/>
    <w:rsid w:val="00F82186"/>
    <w:rsid w:val="00F84B41"/>
    <w:rsid w:val="00F86D5E"/>
    <w:rsid w:val="00F90B5C"/>
    <w:rsid w:val="00F92F30"/>
    <w:rsid w:val="00F93B02"/>
    <w:rsid w:val="00FA1B55"/>
    <w:rsid w:val="00FA3231"/>
    <w:rsid w:val="00FB7B2F"/>
    <w:rsid w:val="00FD71FD"/>
    <w:rsid w:val="00FE1952"/>
    <w:rsid w:val="00FE238C"/>
    <w:rsid w:val="00FE2D0C"/>
    <w:rsid w:val="00FE3C04"/>
    <w:rsid w:val="00FE4F67"/>
    <w:rsid w:val="00FE560A"/>
    <w:rsid w:val="00FE728C"/>
    <w:rsid w:val="00FF079D"/>
    <w:rsid w:val="032AA9E4"/>
    <w:rsid w:val="03E2010D"/>
    <w:rsid w:val="05A7AEEC"/>
    <w:rsid w:val="07418809"/>
    <w:rsid w:val="076E8AFD"/>
    <w:rsid w:val="0A02B8AA"/>
    <w:rsid w:val="0A6687EB"/>
    <w:rsid w:val="0AE7B69B"/>
    <w:rsid w:val="0D2DE931"/>
    <w:rsid w:val="1647A309"/>
    <w:rsid w:val="1AC20CF3"/>
    <w:rsid w:val="1D1149BB"/>
    <w:rsid w:val="1D307901"/>
    <w:rsid w:val="207B7749"/>
    <w:rsid w:val="2886CE46"/>
    <w:rsid w:val="28E8CE01"/>
    <w:rsid w:val="2BB994A6"/>
    <w:rsid w:val="2E59542A"/>
    <w:rsid w:val="3615166F"/>
    <w:rsid w:val="36CCEF8D"/>
    <w:rsid w:val="3A29214F"/>
    <w:rsid w:val="3B42E1D1"/>
    <w:rsid w:val="3B622BEB"/>
    <w:rsid w:val="3C02C0E7"/>
    <w:rsid w:val="414A90B2"/>
    <w:rsid w:val="44A8E296"/>
    <w:rsid w:val="4C3C74BA"/>
    <w:rsid w:val="4EA33DA3"/>
    <w:rsid w:val="4EFD8290"/>
    <w:rsid w:val="4FC1F7A4"/>
    <w:rsid w:val="55C7DA73"/>
    <w:rsid w:val="5848F966"/>
    <w:rsid w:val="58B034F0"/>
    <w:rsid w:val="5B0293EA"/>
    <w:rsid w:val="5EB1AAC7"/>
    <w:rsid w:val="6164D5C6"/>
    <w:rsid w:val="6313B687"/>
    <w:rsid w:val="669ED2B1"/>
    <w:rsid w:val="69EA577A"/>
    <w:rsid w:val="6ADE9392"/>
    <w:rsid w:val="6B9335FF"/>
    <w:rsid w:val="6C11DF2B"/>
    <w:rsid w:val="75DE6C6E"/>
    <w:rsid w:val="76488BBB"/>
    <w:rsid w:val="7B912E4A"/>
    <w:rsid w:val="7C4AEC12"/>
    <w:rsid w:val="7E3238B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08AA9"/>
  <w15:chartTrackingRefBased/>
  <w15:docId w15:val="{D8F624A4-4068-4461-905E-554100F1C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9637CD"/>
    <w:pPr>
      <w:keepNext/>
      <w:spacing w:before="240" w:after="60"/>
      <w:outlineLvl w:val="0"/>
    </w:pPr>
    <w:rPr>
      <w:rFonts w:ascii="Aptos Display" w:eastAsia="Times New Roman" w:hAnsi="Aptos Display"/>
      <w:b/>
      <w:bCs/>
      <w:kern w:val="32"/>
      <w:sz w:val="32"/>
      <w:szCs w:val="32"/>
    </w:rPr>
  </w:style>
  <w:style w:type="paragraph" w:styleId="Titolo2">
    <w:name w:val="heading 2"/>
    <w:basedOn w:val="Normale"/>
    <w:next w:val="Normale"/>
    <w:link w:val="Titolo2Carattere"/>
    <w:uiPriority w:val="9"/>
    <w:semiHidden/>
    <w:unhideWhenUsed/>
    <w:qFormat/>
    <w:rsid w:val="008433CF"/>
    <w:pPr>
      <w:keepNext/>
      <w:spacing w:before="240" w:after="60"/>
      <w:outlineLvl w:val="1"/>
    </w:pPr>
    <w:rPr>
      <w:rFonts w:ascii="Aptos Display" w:eastAsia="Times New Roman" w:hAnsi="Aptos Display"/>
      <w:b/>
      <w:bCs/>
      <w:i/>
      <w:iCs/>
      <w:sz w:val="28"/>
      <w:szCs w:val="28"/>
    </w:rPr>
  </w:style>
  <w:style w:type="paragraph" w:styleId="Titolo3">
    <w:name w:val="heading 3"/>
    <w:basedOn w:val="Normale"/>
    <w:next w:val="Normale"/>
    <w:link w:val="Titolo3Carattere"/>
    <w:uiPriority w:val="9"/>
    <w:semiHidden/>
    <w:unhideWhenUsed/>
    <w:qFormat/>
    <w:rsid w:val="008433CF"/>
    <w:pPr>
      <w:keepNext/>
      <w:spacing w:before="240" w:after="60"/>
      <w:outlineLvl w:val="2"/>
    </w:pPr>
    <w:rPr>
      <w:rFonts w:ascii="Aptos Display" w:eastAsia="Times New Roman" w:hAnsi="Aptos Display"/>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64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766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66AF"/>
  </w:style>
  <w:style w:type="paragraph" w:styleId="Pidipagina">
    <w:name w:val="footer"/>
    <w:basedOn w:val="Normale"/>
    <w:link w:val="PidipaginaCarattere"/>
    <w:uiPriority w:val="99"/>
    <w:unhideWhenUsed/>
    <w:rsid w:val="004766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66AF"/>
  </w:style>
  <w:style w:type="paragraph" w:styleId="Titolo">
    <w:name w:val="Title"/>
    <w:basedOn w:val="Normale"/>
    <w:link w:val="TitoloCarattere"/>
    <w:qFormat/>
    <w:rsid w:val="007B31C8"/>
    <w:pPr>
      <w:spacing w:after="0" w:line="360" w:lineRule="auto"/>
      <w:jc w:val="center"/>
    </w:pPr>
    <w:rPr>
      <w:rFonts w:ascii="Times New Roman" w:eastAsia="Times New Roman" w:hAnsi="Times New Roman"/>
      <w:sz w:val="36"/>
      <w:szCs w:val="24"/>
      <w:lang w:eastAsia="it-IT"/>
    </w:rPr>
  </w:style>
  <w:style w:type="character" w:customStyle="1" w:styleId="TitoloCarattere">
    <w:name w:val="Titolo Carattere"/>
    <w:link w:val="Titolo"/>
    <w:rsid w:val="007B31C8"/>
    <w:rPr>
      <w:rFonts w:ascii="Times New Roman" w:eastAsia="Times New Roman" w:hAnsi="Times New Roman"/>
      <w:sz w:val="36"/>
      <w:szCs w:val="24"/>
    </w:rPr>
  </w:style>
  <w:style w:type="character" w:styleId="Collegamentoipertestuale">
    <w:name w:val="Hyperlink"/>
    <w:uiPriority w:val="99"/>
    <w:unhideWhenUsed/>
    <w:rsid w:val="00052F01"/>
    <w:rPr>
      <w:color w:val="0000FF"/>
      <w:u w:val="single"/>
    </w:rPr>
  </w:style>
  <w:style w:type="character" w:customStyle="1" w:styleId="Titolo1Carattere">
    <w:name w:val="Titolo 1 Carattere"/>
    <w:link w:val="Titolo1"/>
    <w:uiPriority w:val="9"/>
    <w:rsid w:val="009637CD"/>
    <w:rPr>
      <w:rFonts w:ascii="Aptos Display" w:eastAsia="Times New Roman" w:hAnsi="Aptos Display" w:cs="Times New Roman"/>
      <w:b/>
      <w:bCs/>
      <w:kern w:val="32"/>
      <w:sz w:val="32"/>
      <w:szCs w:val="32"/>
      <w:lang w:eastAsia="en-US"/>
    </w:rPr>
  </w:style>
  <w:style w:type="paragraph" w:styleId="Titolosommario">
    <w:name w:val="TOC Heading"/>
    <w:basedOn w:val="Titolo1"/>
    <w:next w:val="Normale"/>
    <w:uiPriority w:val="39"/>
    <w:unhideWhenUsed/>
    <w:qFormat/>
    <w:rsid w:val="009637CD"/>
    <w:pPr>
      <w:keepLines/>
      <w:spacing w:after="0"/>
      <w:outlineLvl w:val="9"/>
    </w:pPr>
    <w:rPr>
      <w:b w:val="0"/>
      <w:bCs w:val="0"/>
      <w:color w:val="0F4761"/>
      <w:kern w:val="0"/>
      <w:lang w:eastAsia="it-IT"/>
    </w:rPr>
  </w:style>
  <w:style w:type="paragraph" w:styleId="Sommario5">
    <w:name w:val="toc 5"/>
    <w:basedOn w:val="Normale"/>
    <w:next w:val="Normale"/>
    <w:autoRedefine/>
    <w:uiPriority w:val="39"/>
    <w:semiHidden/>
    <w:unhideWhenUsed/>
    <w:rsid w:val="00DA6F3F"/>
    <w:pPr>
      <w:ind w:left="880"/>
    </w:pPr>
  </w:style>
  <w:style w:type="paragraph" w:customStyle="1" w:styleId="TitoloT">
    <w:name w:val="Titolo T"/>
    <w:basedOn w:val="Titolo"/>
    <w:link w:val="TitoloTCarattere"/>
    <w:qFormat/>
    <w:rsid w:val="00F90B5C"/>
    <w:pPr>
      <w:numPr>
        <w:numId w:val="1"/>
      </w:numPr>
      <w:jc w:val="left"/>
    </w:pPr>
    <w:rPr>
      <w:b/>
      <w:bCs/>
      <w:iCs/>
      <w:sz w:val="24"/>
    </w:rPr>
  </w:style>
  <w:style w:type="character" w:customStyle="1" w:styleId="TitoloTCarattere">
    <w:name w:val="Titolo T Carattere"/>
    <w:link w:val="TitoloT"/>
    <w:rsid w:val="00F90B5C"/>
    <w:rPr>
      <w:rFonts w:ascii="Times New Roman" w:eastAsia="Times New Roman" w:hAnsi="Times New Roman"/>
      <w:b/>
      <w:bCs/>
      <w:iCs/>
      <w:sz w:val="24"/>
      <w:szCs w:val="24"/>
    </w:rPr>
  </w:style>
  <w:style w:type="paragraph" w:customStyle="1" w:styleId="Ttesto">
    <w:name w:val="T testo"/>
    <w:basedOn w:val="Titolo"/>
    <w:link w:val="TtestoCarattere"/>
    <w:qFormat/>
    <w:rsid w:val="004C1361"/>
    <w:pPr>
      <w:ind w:left="360"/>
      <w:jc w:val="both"/>
    </w:pPr>
    <w:rPr>
      <w:sz w:val="24"/>
    </w:rPr>
  </w:style>
  <w:style w:type="character" w:customStyle="1" w:styleId="TtestoCarattere">
    <w:name w:val="T testo Carattere"/>
    <w:link w:val="Ttesto"/>
    <w:rsid w:val="004C1361"/>
    <w:rPr>
      <w:rFonts w:ascii="Times New Roman" w:eastAsia="Times New Roman" w:hAnsi="Times New Roman"/>
      <w:sz w:val="24"/>
      <w:szCs w:val="24"/>
    </w:rPr>
  </w:style>
  <w:style w:type="paragraph" w:customStyle="1" w:styleId="TParagrafo">
    <w:name w:val="T Paragrafo"/>
    <w:basedOn w:val="Titolo"/>
    <w:link w:val="TParagrafoCarattere"/>
    <w:qFormat/>
    <w:rsid w:val="008433CF"/>
    <w:pPr>
      <w:ind w:left="360" w:firstLine="348"/>
      <w:jc w:val="left"/>
    </w:pPr>
    <w:rPr>
      <w:i/>
      <w:iCs/>
      <w:sz w:val="24"/>
    </w:rPr>
  </w:style>
  <w:style w:type="character" w:customStyle="1" w:styleId="TParagrafoCarattere">
    <w:name w:val="T Paragrafo Carattere"/>
    <w:link w:val="TParagrafo"/>
    <w:rsid w:val="008433CF"/>
    <w:rPr>
      <w:rFonts w:ascii="Times New Roman" w:eastAsia="Times New Roman" w:hAnsi="Times New Roman"/>
      <w:i/>
      <w:iCs/>
      <w:sz w:val="24"/>
      <w:szCs w:val="24"/>
    </w:rPr>
  </w:style>
  <w:style w:type="paragraph" w:styleId="Sommario1">
    <w:name w:val="toc 1"/>
    <w:basedOn w:val="Normale"/>
    <w:next w:val="Normale"/>
    <w:autoRedefine/>
    <w:uiPriority w:val="39"/>
    <w:unhideWhenUsed/>
    <w:rsid w:val="00B95304"/>
    <w:pPr>
      <w:tabs>
        <w:tab w:val="left" w:pos="440"/>
        <w:tab w:val="right" w:leader="dot" w:pos="8504"/>
      </w:tabs>
    </w:pPr>
  </w:style>
  <w:style w:type="paragraph" w:styleId="Sommario3">
    <w:name w:val="toc 3"/>
    <w:basedOn w:val="Normale"/>
    <w:next w:val="Normale"/>
    <w:autoRedefine/>
    <w:uiPriority w:val="39"/>
    <w:unhideWhenUsed/>
    <w:rsid w:val="008433CF"/>
    <w:pPr>
      <w:ind w:left="440"/>
    </w:pPr>
  </w:style>
  <w:style w:type="paragraph" w:styleId="Sommario2">
    <w:name w:val="toc 2"/>
    <w:basedOn w:val="Normale"/>
    <w:next w:val="Normale"/>
    <w:autoRedefine/>
    <w:uiPriority w:val="39"/>
    <w:unhideWhenUsed/>
    <w:rsid w:val="008433CF"/>
    <w:pPr>
      <w:ind w:left="220"/>
    </w:pPr>
  </w:style>
  <w:style w:type="character" w:customStyle="1" w:styleId="Titolo2Carattere">
    <w:name w:val="Titolo 2 Carattere"/>
    <w:link w:val="Titolo2"/>
    <w:uiPriority w:val="9"/>
    <w:semiHidden/>
    <w:rsid w:val="008433CF"/>
    <w:rPr>
      <w:rFonts w:ascii="Aptos Display" w:eastAsia="Times New Roman" w:hAnsi="Aptos Display" w:cs="Times New Roman"/>
      <w:b/>
      <w:bCs/>
      <w:i/>
      <w:iCs/>
      <w:sz w:val="28"/>
      <w:szCs w:val="28"/>
      <w:lang w:eastAsia="en-US"/>
    </w:rPr>
  </w:style>
  <w:style w:type="character" w:customStyle="1" w:styleId="Titolo3Carattere">
    <w:name w:val="Titolo 3 Carattere"/>
    <w:link w:val="Titolo3"/>
    <w:uiPriority w:val="9"/>
    <w:semiHidden/>
    <w:rsid w:val="008433CF"/>
    <w:rPr>
      <w:rFonts w:ascii="Aptos Display" w:eastAsia="Times New Roman" w:hAnsi="Aptos Display" w:cs="Times New Roman"/>
      <w:b/>
      <w:bCs/>
      <w:sz w:val="26"/>
      <w:szCs w:val="26"/>
      <w:lang w:eastAsia="en-US"/>
    </w:rPr>
  </w:style>
  <w:style w:type="paragraph" w:customStyle="1" w:styleId="Tsottopara">
    <w:name w:val="T sottopara"/>
    <w:basedOn w:val="TParagrafo"/>
    <w:link w:val="TsottoparaCarattere"/>
    <w:autoRedefine/>
    <w:qFormat/>
    <w:rsid w:val="005B383C"/>
    <w:pPr>
      <w:numPr>
        <w:ilvl w:val="2"/>
        <w:numId w:val="1"/>
      </w:numPr>
    </w:pPr>
    <w:rPr>
      <w:szCs w:val="25"/>
    </w:rPr>
  </w:style>
  <w:style w:type="character" w:customStyle="1" w:styleId="TsottoparaCarattere">
    <w:name w:val="T sottopara Carattere"/>
    <w:link w:val="Tsottopara"/>
    <w:rsid w:val="005B383C"/>
    <w:rPr>
      <w:rFonts w:ascii="Times New Roman" w:eastAsia="Times New Roman" w:hAnsi="Times New Roman"/>
      <w:i/>
      <w:iCs/>
      <w:sz w:val="24"/>
      <w:szCs w:val="25"/>
    </w:rPr>
  </w:style>
  <w:style w:type="paragraph" w:styleId="Paragrafoelenco">
    <w:name w:val="List Paragraph"/>
    <w:basedOn w:val="Normale"/>
    <w:uiPriority w:val="34"/>
    <w:qFormat/>
    <w:rsid w:val="008C5A2B"/>
    <w:pPr>
      <w:ind w:left="720"/>
      <w:contextualSpacing/>
    </w:pPr>
    <w:rPr>
      <w:rFonts w:ascii="Aptos" w:eastAsia="Aptos" w:hAnsi="Aptos"/>
      <w:kern w:val="2"/>
    </w:rPr>
  </w:style>
  <w:style w:type="paragraph" w:styleId="NormaleWeb">
    <w:name w:val="Normal (Web)"/>
    <w:basedOn w:val="Normale"/>
    <w:uiPriority w:val="99"/>
    <w:semiHidden/>
    <w:unhideWhenUsed/>
    <w:rsid w:val="00194B67"/>
    <w:pPr>
      <w:spacing w:before="100" w:beforeAutospacing="1" w:after="100" w:afterAutospacing="1" w:line="240" w:lineRule="auto"/>
    </w:pPr>
    <w:rPr>
      <w:rFonts w:ascii="Times New Roman" w:eastAsia="Times New Roman" w:hAnsi="Times New Roman"/>
      <w:sz w:val="24"/>
      <w:szCs w:val="24"/>
      <w:lang w:eastAsia="it-IT"/>
    </w:rPr>
  </w:style>
  <w:style w:type="character" w:styleId="Enfasidelicata">
    <w:name w:val="Subtle Emphasis"/>
    <w:basedOn w:val="Carpredefinitoparagrafo"/>
    <w:uiPriority w:val="19"/>
    <w:qFormat/>
    <w:rsid w:val="005644B3"/>
    <w:rPr>
      <w:i/>
      <w:iCs/>
      <w:color w:val="404040" w:themeColor="text1" w:themeTint="BF"/>
    </w:rPr>
  </w:style>
  <w:style w:type="character" w:styleId="Enfasicorsivo">
    <w:name w:val="Emphasis"/>
    <w:basedOn w:val="Carpredefinitoparagrafo"/>
    <w:uiPriority w:val="20"/>
    <w:qFormat/>
    <w:rsid w:val="008066A7"/>
    <w:rPr>
      <w:i/>
      <w:iCs/>
    </w:rPr>
  </w:style>
  <w:style w:type="paragraph" w:customStyle="1" w:styleId="img">
    <w:name w:val="img"/>
    <w:basedOn w:val="Ttesto"/>
    <w:link w:val="imgCarattere"/>
    <w:qFormat/>
    <w:rsid w:val="00F522E4"/>
    <w:pPr>
      <w:tabs>
        <w:tab w:val="left" w:pos="851"/>
      </w:tabs>
      <w:spacing w:before="120"/>
      <w:ind w:left="708"/>
      <w:jc w:val="left"/>
    </w:pPr>
    <w:rPr>
      <w:i/>
      <w:sz w:val="14"/>
    </w:rPr>
  </w:style>
  <w:style w:type="character" w:customStyle="1" w:styleId="imgCarattere">
    <w:name w:val="img Carattere"/>
    <w:basedOn w:val="TtestoCarattere"/>
    <w:link w:val="img"/>
    <w:rsid w:val="00F522E4"/>
    <w:rPr>
      <w:rFonts w:ascii="Times New Roman" w:eastAsia="Times New Roman" w:hAnsi="Times New Roman"/>
      <w:i/>
      <w:sz w:val="14"/>
      <w:szCs w:val="24"/>
    </w:rPr>
  </w:style>
  <w:style w:type="paragraph" w:customStyle="1" w:styleId="Default">
    <w:name w:val="Default"/>
    <w:rsid w:val="00E042C6"/>
    <w:pPr>
      <w:autoSpaceDE w:val="0"/>
      <w:autoSpaceDN w:val="0"/>
      <w:adjustRightInd w:val="0"/>
    </w:pPr>
    <w:rPr>
      <w:rFonts w:eastAsiaTheme="minorHAnsi" w:cs="Calibri"/>
      <w:color w:val="000000"/>
      <w:sz w:val="24"/>
      <w:szCs w:val="24"/>
      <w14:ligatures w14:val="standardContextual"/>
    </w:rPr>
  </w:style>
  <w:style w:type="character" w:styleId="Testosegnaposto">
    <w:name w:val="Placeholder Text"/>
    <w:basedOn w:val="Carpredefinitoparagrafo"/>
    <w:uiPriority w:val="99"/>
    <w:semiHidden/>
    <w:rsid w:val="008716E0"/>
    <w:rPr>
      <w:color w:val="666666"/>
    </w:rPr>
  </w:style>
  <w:style w:type="character" w:styleId="Rimandocommento">
    <w:name w:val="annotation reference"/>
    <w:basedOn w:val="Carpredefinitoparagrafo"/>
    <w:uiPriority w:val="99"/>
    <w:semiHidden/>
    <w:unhideWhenUsed/>
    <w:rsid w:val="005D5421"/>
    <w:rPr>
      <w:sz w:val="16"/>
      <w:szCs w:val="16"/>
    </w:rPr>
  </w:style>
  <w:style w:type="paragraph" w:styleId="Testocommento">
    <w:name w:val="annotation text"/>
    <w:basedOn w:val="Normale"/>
    <w:link w:val="TestocommentoCarattere"/>
    <w:uiPriority w:val="99"/>
    <w:unhideWhenUsed/>
    <w:rsid w:val="005D5421"/>
    <w:pPr>
      <w:spacing w:line="240" w:lineRule="auto"/>
    </w:pPr>
    <w:rPr>
      <w:sz w:val="20"/>
      <w:szCs w:val="20"/>
    </w:rPr>
  </w:style>
  <w:style w:type="character" w:customStyle="1" w:styleId="TestocommentoCarattere">
    <w:name w:val="Testo commento Carattere"/>
    <w:basedOn w:val="Carpredefinitoparagrafo"/>
    <w:link w:val="Testocommento"/>
    <w:uiPriority w:val="99"/>
    <w:rsid w:val="005D5421"/>
    <w:rPr>
      <w:lang w:eastAsia="en-US"/>
    </w:rPr>
  </w:style>
  <w:style w:type="paragraph" w:styleId="Soggettocommento">
    <w:name w:val="annotation subject"/>
    <w:basedOn w:val="Testocommento"/>
    <w:next w:val="Testocommento"/>
    <w:link w:val="SoggettocommentoCarattere"/>
    <w:uiPriority w:val="99"/>
    <w:semiHidden/>
    <w:unhideWhenUsed/>
    <w:rsid w:val="005D5421"/>
    <w:rPr>
      <w:b/>
      <w:bCs/>
    </w:rPr>
  </w:style>
  <w:style w:type="character" w:customStyle="1" w:styleId="SoggettocommentoCarattere">
    <w:name w:val="Soggetto commento Carattere"/>
    <w:basedOn w:val="TestocommentoCarattere"/>
    <w:link w:val="Soggettocommento"/>
    <w:uiPriority w:val="99"/>
    <w:semiHidden/>
    <w:rsid w:val="005D5421"/>
    <w:rPr>
      <w:b/>
      <w:bCs/>
      <w:lang w:eastAsia="en-US"/>
    </w:rPr>
  </w:style>
  <w:style w:type="paragraph" w:styleId="Revisione">
    <w:name w:val="Revision"/>
    <w:hidden/>
    <w:uiPriority w:val="99"/>
    <w:semiHidden/>
    <w:rsid w:val="00B20E80"/>
    <w:rPr>
      <w:sz w:val="22"/>
      <w:szCs w:val="22"/>
      <w:lang w:eastAsia="en-US"/>
    </w:rPr>
  </w:style>
  <w:style w:type="paragraph" w:customStyle="1" w:styleId="Fonte">
    <w:name w:val="Fonte"/>
    <w:basedOn w:val="img"/>
    <w:link w:val="FonteCarattere"/>
    <w:qFormat/>
    <w:rsid w:val="00D2462D"/>
    <w:pPr>
      <w:spacing w:before="0" w:after="240"/>
    </w:pPr>
  </w:style>
  <w:style w:type="character" w:customStyle="1" w:styleId="FonteCarattere">
    <w:name w:val="Fonte Carattere"/>
    <w:basedOn w:val="imgCarattere"/>
    <w:link w:val="Fonte"/>
    <w:rsid w:val="00D2462D"/>
    <w:rPr>
      <w:rFonts w:ascii="Times New Roman" w:eastAsia="Times New Roman" w:hAnsi="Times New Roman"/>
      <w:i/>
      <w:sz w:val="14"/>
      <w:szCs w:val="24"/>
    </w:rPr>
  </w:style>
  <w:style w:type="character" w:styleId="Enfasigrassetto">
    <w:name w:val="Strong"/>
    <w:basedOn w:val="Carpredefinitoparagrafo"/>
    <w:uiPriority w:val="22"/>
    <w:qFormat/>
    <w:rsid w:val="001E152F"/>
    <w:rPr>
      <w:b/>
      <w:bCs/>
    </w:rPr>
  </w:style>
  <w:style w:type="character" w:styleId="Menzionenonrisolta">
    <w:name w:val="Unresolved Mention"/>
    <w:basedOn w:val="Carpredefinitoparagrafo"/>
    <w:uiPriority w:val="99"/>
    <w:semiHidden/>
    <w:unhideWhenUsed/>
    <w:rsid w:val="00D46C2D"/>
    <w:rPr>
      <w:color w:val="605E5C"/>
      <w:shd w:val="clear" w:color="auto" w:fill="E1DFDD"/>
    </w:rPr>
  </w:style>
  <w:style w:type="character" w:styleId="Collegamentovisitato">
    <w:name w:val="FollowedHyperlink"/>
    <w:basedOn w:val="Carpredefinitoparagrafo"/>
    <w:uiPriority w:val="99"/>
    <w:semiHidden/>
    <w:unhideWhenUsed/>
    <w:rsid w:val="00D46C2D"/>
    <w:rPr>
      <w:color w:val="96607D" w:themeColor="followedHyperlink"/>
      <w:u w:val="single"/>
    </w:rPr>
  </w:style>
  <w:style w:type="paragraph" w:styleId="Testonotadichiusura">
    <w:name w:val="endnote text"/>
    <w:basedOn w:val="Normale"/>
    <w:link w:val="TestonotadichiusuraCarattere"/>
    <w:uiPriority w:val="99"/>
    <w:semiHidden/>
    <w:unhideWhenUsed/>
    <w:rsid w:val="0009751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9751A"/>
    <w:rPr>
      <w:lang w:eastAsia="en-US"/>
    </w:rPr>
  </w:style>
  <w:style w:type="character" w:styleId="Rimandonotadichiusura">
    <w:name w:val="endnote reference"/>
    <w:basedOn w:val="Carpredefinitoparagrafo"/>
    <w:uiPriority w:val="99"/>
    <w:semiHidden/>
    <w:unhideWhenUsed/>
    <w:rsid w:val="0009751A"/>
    <w:rPr>
      <w:vertAlign w:val="superscript"/>
    </w:rPr>
  </w:style>
  <w:style w:type="paragraph" w:styleId="Testonotaapidipagina">
    <w:name w:val="footnote text"/>
    <w:basedOn w:val="Normale"/>
    <w:link w:val="TestonotaapidipaginaCarattere"/>
    <w:uiPriority w:val="99"/>
    <w:semiHidden/>
    <w:unhideWhenUsed/>
    <w:rsid w:val="0009751A"/>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9751A"/>
    <w:rPr>
      <w:lang w:eastAsia="en-US"/>
    </w:rPr>
  </w:style>
  <w:style w:type="character" w:styleId="Rimandonotaapidipagina">
    <w:name w:val="footnote reference"/>
    <w:basedOn w:val="Carpredefinitoparagrafo"/>
    <w:uiPriority w:val="99"/>
    <w:semiHidden/>
    <w:unhideWhenUsed/>
    <w:rsid w:val="0009751A"/>
    <w:rPr>
      <w:vertAlign w:val="superscript"/>
    </w:rPr>
  </w:style>
  <w:style w:type="paragraph" w:styleId="Indicedellefigure">
    <w:name w:val="table of figures"/>
    <w:basedOn w:val="Normale"/>
    <w:next w:val="Normale"/>
    <w:uiPriority w:val="99"/>
    <w:unhideWhenUsed/>
    <w:rsid w:val="004369F8"/>
    <w:pPr>
      <w:spacing w:after="0"/>
    </w:pPr>
    <w:rPr>
      <w:rFonts w:asciiTheme="minorHAnsi" w:hAnsiTheme="minorHAnsi"/>
      <w:i/>
      <w:iCs/>
      <w:sz w:val="20"/>
      <w:szCs w:val="20"/>
    </w:rPr>
  </w:style>
  <w:style w:type="paragraph" w:styleId="Didascalia">
    <w:name w:val="caption"/>
    <w:basedOn w:val="Normale"/>
    <w:next w:val="Normale"/>
    <w:uiPriority w:val="35"/>
    <w:unhideWhenUsed/>
    <w:qFormat/>
    <w:rsid w:val="004369F8"/>
    <w:pPr>
      <w:spacing w:after="200" w:line="240" w:lineRule="auto"/>
    </w:pPr>
    <w:rPr>
      <w:i/>
      <w:iCs/>
      <w:color w:val="0E2841" w:themeColor="text2"/>
      <w:sz w:val="18"/>
      <w:szCs w:val="18"/>
    </w:rPr>
  </w:style>
  <w:style w:type="character" w:styleId="Numeroriga">
    <w:name w:val="line number"/>
    <w:basedOn w:val="Carpredefinitoparagrafo"/>
    <w:uiPriority w:val="99"/>
    <w:semiHidden/>
    <w:unhideWhenUsed/>
    <w:rsid w:val="00AF4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290">
      <w:bodyDiv w:val="1"/>
      <w:marLeft w:val="0"/>
      <w:marRight w:val="0"/>
      <w:marTop w:val="0"/>
      <w:marBottom w:val="0"/>
      <w:divBdr>
        <w:top w:val="none" w:sz="0" w:space="0" w:color="auto"/>
        <w:left w:val="none" w:sz="0" w:space="0" w:color="auto"/>
        <w:bottom w:val="none" w:sz="0" w:space="0" w:color="auto"/>
        <w:right w:val="none" w:sz="0" w:space="0" w:color="auto"/>
      </w:divBdr>
    </w:div>
    <w:div w:id="84806979">
      <w:bodyDiv w:val="1"/>
      <w:marLeft w:val="0"/>
      <w:marRight w:val="0"/>
      <w:marTop w:val="0"/>
      <w:marBottom w:val="0"/>
      <w:divBdr>
        <w:top w:val="none" w:sz="0" w:space="0" w:color="auto"/>
        <w:left w:val="none" w:sz="0" w:space="0" w:color="auto"/>
        <w:bottom w:val="none" w:sz="0" w:space="0" w:color="auto"/>
        <w:right w:val="none" w:sz="0" w:space="0" w:color="auto"/>
      </w:divBdr>
      <w:divsChild>
        <w:div w:id="891580918">
          <w:marLeft w:val="0"/>
          <w:marRight w:val="0"/>
          <w:marTop w:val="0"/>
          <w:marBottom w:val="0"/>
          <w:divBdr>
            <w:top w:val="none" w:sz="0" w:space="0" w:color="auto"/>
            <w:left w:val="none" w:sz="0" w:space="0" w:color="auto"/>
            <w:bottom w:val="none" w:sz="0" w:space="0" w:color="auto"/>
            <w:right w:val="none" w:sz="0" w:space="0" w:color="auto"/>
          </w:divBdr>
          <w:divsChild>
            <w:div w:id="80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1617">
      <w:bodyDiv w:val="1"/>
      <w:marLeft w:val="0"/>
      <w:marRight w:val="0"/>
      <w:marTop w:val="0"/>
      <w:marBottom w:val="0"/>
      <w:divBdr>
        <w:top w:val="none" w:sz="0" w:space="0" w:color="auto"/>
        <w:left w:val="none" w:sz="0" w:space="0" w:color="auto"/>
        <w:bottom w:val="none" w:sz="0" w:space="0" w:color="auto"/>
        <w:right w:val="none" w:sz="0" w:space="0" w:color="auto"/>
      </w:divBdr>
    </w:div>
    <w:div w:id="100344075">
      <w:bodyDiv w:val="1"/>
      <w:marLeft w:val="0"/>
      <w:marRight w:val="0"/>
      <w:marTop w:val="0"/>
      <w:marBottom w:val="0"/>
      <w:divBdr>
        <w:top w:val="none" w:sz="0" w:space="0" w:color="auto"/>
        <w:left w:val="none" w:sz="0" w:space="0" w:color="auto"/>
        <w:bottom w:val="none" w:sz="0" w:space="0" w:color="auto"/>
        <w:right w:val="none" w:sz="0" w:space="0" w:color="auto"/>
      </w:divBdr>
      <w:divsChild>
        <w:div w:id="2140369861">
          <w:marLeft w:val="0"/>
          <w:marRight w:val="0"/>
          <w:marTop w:val="0"/>
          <w:marBottom w:val="0"/>
          <w:divBdr>
            <w:top w:val="none" w:sz="0" w:space="0" w:color="auto"/>
            <w:left w:val="none" w:sz="0" w:space="0" w:color="auto"/>
            <w:bottom w:val="none" w:sz="0" w:space="0" w:color="auto"/>
            <w:right w:val="none" w:sz="0" w:space="0" w:color="auto"/>
          </w:divBdr>
          <w:divsChild>
            <w:div w:id="2015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347">
      <w:bodyDiv w:val="1"/>
      <w:marLeft w:val="0"/>
      <w:marRight w:val="0"/>
      <w:marTop w:val="0"/>
      <w:marBottom w:val="0"/>
      <w:divBdr>
        <w:top w:val="none" w:sz="0" w:space="0" w:color="auto"/>
        <w:left w:val="none" w:sz="0" w:space="0" w:color="auto"/>
        <w:bottom w:val="none" w:sz="0" w:space="0" w:color="auto"/>
        <w:right w:val="none" w:sz="0" w:space="0" w:color="auto"/>
      </w:divBdr>
      <w:divsChild>
        <w:div w:id="2056928257">
          <w:marLeft w:val="0"/>
          <w:marRight w:val="0"/>
          <w:marTop w:val="0"/>
          <w:marBottom w:val="0"/>
          <w:divBdr>
            <w:top w:val="none" w:sz="0" w:space="0" w:color="auto"/>
            <w:left w:val="none" w:sz="0" w:space="0" w:color="auto"/>
            <w:bottom w:val="none" w:sz="0" w:space="0" w:color="auto"/>
            <w:right w:val="none" w:sz="0" w:space="0" w:color="auto"/>
          </w:divBdr>
          <w:divsChild>
            <w:div w:id="19603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0649">
      <w:bodyDiv w:val="1"/>
      <w:marLeft w:val="0"/>
      <w:marRight w:val="0"/>
      <w:marTop w:val="0"/>
      <w:marBottom w:val="0"/>
      <w:divBdr>
        <w:top w:val="none" w:sz="0" w:space="0" w:color="auto"/>
        <w:left w:val="none" w:sz="0" w:space="0" w:color="auto"/>
        <w:bottom w:val="none" w:sz="0" w:space="0" w:color="auto"/>
        <w:right w:val="none" w:sz="0" w:space="0" w:color="auto"/>
      </w:divBdr>
      <w:divsChild>
        <w:div w:id="852108828">
          <w:marLeft w:val="0"/>
          <w:marRight w:val="0"/>
          <w:marTop w:val="0"/>
          <w:marBottom w:val="0"/>
          <w:divBdr>
            <w:top w:val="none" w:sz="0" w:space="0" w:color="auto"/>
            <w:left w:val="none" w:sz="0" w:space="0" w:color="auto"/>
            <w:bottom w:val="none" w:sz="0" w:space="0" w:color="auto"/>
            <w:right w:val="none" w:sz="0" w:space="0" w:color="auto"/>
          </w:divBdr>
          <w:divsChild>
            <w:div w:id="168757300">
              <w:marLeft w:val="0"/>
              <w:marRight w:val="0"/>
              <w:marTop w:val="0"/>
              <w:marBottom w:val="0"/>
              <w:divBdr>
                <w:top w:val="none" w:sz="0" w:space="0" w:color="auto"/>
                <w:left w:val="none" w:sz="0" w:space="0" w:color="auto"/>
                <w:bottom w:val="none" w:sz="0" w:space="0" w:color="auto"/>
                <w:right w:val="none" w:sz="0" w:space="0" w:color="auto"/>
              </w:divBdr>
            </w:div>
            <w:div w:id="745080047">
              <w:marLeft w:val="0"/>
              <w:marRight w:val="0"/>
              <w:marTop w:val="0"/>
              <w:marBottom w:val="0"/>
              <w:divBdr>
                <w:top w:val="none" w:sz="0" w:space="0" w:color="auto"/>
                <w:left w:val="none" w:sz="0" w:space="0" w:color="auto"/>
                <w:bottom w:val="none" w:sz="0" w:space="0" w:color="auto"/>
                <w:right w:val="none" w:sz="0" w:space="0" w:color="auto"/>
              </w:divBdr>
            </w:div>
            <w:div w:id="745147115">
              <w:marLeft w:val="0"/>
              <w:marRight w:val="0"/>
              <w:marTop w:val="0"/>
              <w:marBottom w:val="0"/>
              <w:divBdr>
                <w:top w:val="none" w:sz="0" w:space="0" w:color="auto"/>
                <w:left w:val="none" w:sz="0" w:space="0" w:color="auto"/>
                <w:bottom w:val="none" w:sz="0" w:space="0" w:color="auto"/>
                <w:right w:val="none" w:sz="0" w:space="0" w:color="auto"/>
              </w:divBdr>
            </w:div>
            <w:div w:id="806093465">
              <w:marLeft w:val="0"/>
              <w:marRight w:val="0"/>
              <w:marTop w:val="0"/>
              <w:marBottom w:val="0"/>
              <w:divBdr>
                <w:top w:val="none" w:sz="0" w:space="0" w:color="auto"/>
                <w:left w:val="none" w:sz="0" w:space="0" w:color="auto"/>
                <w:bottom w:val="none" w:sz="0" w:space="0" w:color="auto"/>
                <w:right w:val="none" w:sz="0" w:space="0" w:color="auto"/>
              </w:divBdr>
            </w:div>
            <w:div w:id="876159197">
              <w:marLeft w:val="0"/>
              <w:marRight w:val="0"/>
              <w:marTop w:val="0"/>
              <w:marBottom w:val="0"/>
              <w:divBdr>
                <w:top w:val="none" w:sz="0" w:space="0" w:color="auto"/>
                <w:left w:val="none" w:sz="0" w:space="0" w:color="auto"/>
                <w:bottom w:val="none" w:sz="0" w:space="0" w:color="auto"/>
                <w:right w:val="none" w:sz="0" w:space="0" w:color="auto"/>
              </w:divBdr>
            </w:div>
            <w:div w:id="970792363">
              <w:marLeft w:val="0"/>
              <w:marRight w:val="0"/>
              <w:marTop w:val="0"/>
              <w:marBottom w:val="0"/>
              <w:divBdr>
                <w:top w:val="none" w:sz="0" w:space="0" w:color="auto"/>
                <w:left w:val="none" w:sz="0" w:space="0" w:color="auto"/>
                <w:bottom w:val="none" w:sz="0" w:space="0" w:color="auto"/>
                <w:right w:val="none" w:sz="0" w:space="0" w:color="auto"/>
              </w:divBdr>
            </w:div>
            <w:div w:id="1021782537">
              <w:marLeft w:val="0"/>
              <w:marRight w:val="0"/>
              <w:marTop w:val="0"/>
              <w:marBottom w:val="0"/>
              <w:divBdr>
                <w:top w:val="none" w:sz="0" w:space="0" w:color="auto"/>
                <w:left w:val="none" w:sz="0" w:space="0" w:color="auto"/>
                <w:bottom w:val="none" w:sz="0" w:space="0" w:color="auto"/>
                <w:right w:val="none" w:sz="0" w:space="0" w:color="auto"/>
              </w:divBdr>
            </w:div>
            <w:div w:id="1070883983">
              <w:marLeft w:val="0"/>
              <w:marRight w:val="0"/>
              <w:marTop w:val="0"/>
              <w:marBottom w:val="0"/>
              <w:divBdr>
                <w:top w:val="none" w:sz="0" w:space="0" w:color="auto"/>
                <w:left w:val="none" w:sz="0" w:space="0" w:color="auto"/>
                <w:bottom w:val="none" w:sz="0" w:space="0" w:color="auto"/>
                <w:right w:val="none" w:sz="0" w:space="0" w:color="auto"/>
              </w:divBdr>
            </w:div>
            <w:div w:id="1255436762">
              <w:marLeft w:val="0"/>
              <w:marRight w:val="0"/>
              <w:marTop w:val="0"/>
              <w:marBottom w:val="0"/>
              <w:divBdr>
                <w:top w:val="none" w:sz="0" w:space="0" w:color="auto"/>
                <w:left w:val="none" w:sz="0" w:space="0" w:color="auto"/>
                <w:bottom w:val="none" w:sz="0" w:space="0" w:color="auto"/>
                <w:right w:val="none" w:sz="0" w:space="0" w:color="auto"/>
              </w:divBdr>
            </w:div>
            <w:div w:id="1434474951">
              <w:marLeft w:val="0"/>
              <w:marRight w:val="0"/>
              <w:marTop w:val="0"/>
              <w:marBottom w:val="0"/>
              <w:divBdr>
                <w:top w:val="none" w:sz="0" w:space="0" w:color="auto"/>
                <w:left w:val="none" w:sz="0" w:space="0" w:color="auto"/>
                <w:bottom w:val="none" w:sz="0" w:space="0" w:color="auto"/>
                <w:right w:val="none" w:sz="0" w:space="0" w:color="auto"/>
              </w:divBdr>
            </w:div>
            <w:div w:id="1491285147">
              <w:marLeft w:val="0"/>
              <w:marRight w:val="0"/>
              <w:marTop w:val="0"/>
              <w:marBottom w:val="0"/>
              <w:divBdr>
                <w:top w:val="none" w:sz="0" w:space="0" w:color="auto"/>
                <w:left w:val="none" w:sz="0" w:space="0" w:color="auto"/>
                <w:bottom w:val="none" w:sz="0" w:space="0" w:color="auto"/>
                <w:right w:val="none" w:sz="0" w:space="0" w:color="auto"/>
              </w:divBdr>
            </w:div>
            <w:div w:id="1503396333">
              <w:marLeft w:val="0"/>
              <w:marRight w:val="0"/>
              <w:marTop w:val="0"/>
              <w:marBottom w:val="0"/>
              <w:divBdr>
                <w:top w:val="none" w:sz="0" w:space="0" w:color="auto"/>
                <w:left w:val="none" w:sz="0" w:space="0" w:color="auto"/>
                <w:bottom w:val="none" w:sz="0" w:space="0" w:color="auto"/>
                <w:right w:val="none" w:sz="0" w:space="0" w:color="auto"/>
              </w:divBdr>
            </w:div>
            <w:div w:id="1636134475">
              <w:marLeft w:val="0"/>
              <w:marRight w:val="0"/>
              <w:marTop w:val="0"/>
              <w:marBottom w:val="0"/>
              <w:divBdr>
                <w:top w:val="none" w:sz="0" w:space="0" w:color="auto"/>
                <w:left w:val="none" w:sz="0" w:space="0" w:color="auto"/>
                <w:bottom w:val="none" w:sz="0" w:space="0" w:color="auto"/>
                <w:right w:val="none" w:sz="0" w:space="0" w:color="auto"/>
              </w:divBdr>
            </w:div>
            <w:div w:id="1788966094">
              <w:marLeft w:val="0"/>
              <w:marRight w:val="0"/>
              <w:marTop w:val="0"/>
              <w:marBottom w:val="0"/>
              <w:divBdr>
                <w:top w:val="none" w:sz="0" w:space="0" w:color="auto"/>
                <w:left w:val="none" w:sz="0" w:space="0" w:color="auto"/>
                <w:bottom w:val="none" w:sz="0" w:space="0" w:color="auto"/>
                <w:right w:val="none" w:sz="0" w:space="0" w:color="auto"/>
              </w:divBdr>
            </w:div>
            <w:div w:id="1860268197">
              <w:marLeft w:val="0"/>
              <w:marRight w:val="0"/>
              <w:marTop w:val="0"/>
              <w:marBottom w:val="0"/>
              <w:divBdr>
                <w:top w:val="none" w:sz="0" w:space="0" w:color="auto"/>
                <w:left w:val="none" w:sz="0" w:space="0" w:color="auto"/>
                <w:bottom w:val="none" w:sz="0" w:space="0" w:color="auto"/>
                <w:right w:val="none" w:sz="0" w:space="0" w:color="auto"/>
              </w:divBdr>
            </w:div>
            <w:div w:id="20802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4583">
      <w:bodyDiv w:val="1"/>
      <w:marLeft w:val="0"/>
      <w:marRight w:val="0"/>
      <w:marTop w:val="0"/>
      <w:marBottom w:val="0"/>
      <w:divBdr>
        <w:top w:val="none" w:sz="0" w:space="0" w:color="auto"/>
        <w:left w:val="none" w:sz="0" w:space="0" w:color="auto"/>
        <w:bottom w:val="none" w:sz="0" w:space="0" w:color="auto"/>
        <w:right w:val="none" w:sz="0" w:space="0" w:color="auto"/>
      </w:divBdr>
      <w:divsChild>
        <w:div w:id="824466669">
          <w:marLeft w:val="0"/>
          <w:marRight w:val="0"/>
          <w:marTop w:val="0"/>
          <w:marBottom w:val="0"/>
          <w:divBdr>
            <w:top w:val="none" w:sz="0" w:space="0" w:color="auto"/>
            <w:left w:val="none" w:sz="0" w:space="0" w:color="auto"/>
            <w:bottom w:val="none" w:sz="0" w:space="0" w:color="auto"/>
            <w:right w:val="none" w:sz="0" w:space="0" w:color="auto"/>
          </w:divBdr>
          <w:divsChild>
            <w:div w:id="1336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542">
      <w:bodyDiv w:val="1"/>
      <w:marLeft w:val="0"/>
      <w:marRight w:val="0"/>
      <w:marTop w:val="0"/>
      <w:marBottom w:val="0"/>
      <w:divBdr>
        <w:top w:val="none" w:sz="0" w:space="0" w:color="auto"/>
        <w:left w:val="none" w:sz="0" w:space="0" w:color="auto"/>
        <w:bottom w:val="none" w:sz="0" w:space="0" w:color="auto"/>
        <w:right w:val="none" w:sz="0" w:space="0" w:color="auto"/>
      </w:divBdr>
    </w:div>
    <w:div w:id="247811417">
      <w:bodyDiv w:val="1"/>
      <w:marLeft w:val="0"/>
      <w:marRight w:val="0"/>
      <w:marTop w:val="0"/>
      <w:marBottom w:val="0"/>
      <w:divBdr>
        <w:top w:val="none" w:sz="0" w:space="0" w:color="auto"/>
        <w:left w:val="none" w:sz="0" w:space="0" w:color="auto"/>
        <w:bottom w:val="none" w:sz="0" w:space="0" w:color="auto"/>
        <w:right w:val="none" w:sz="0" w:space="0" w:color="auto"/>
      </w:divBdr>
    </w:div>
    <w:div w:id="253829854">
      <w:bodyDiv w:val="1"/>
      <w:marLeft w:val="0"/>
      <w:marRight w:val="0"/>
      <w:marTop w:val="0"/>
      <w:marBottom w:val="0"/>
      <w:divBdr>
        <w:top w:val="none" w:sz="0" w:space="0" w:color="auto"/>
        <w:left w:val="none" w:sz="0" w:space="0" w:color="auto"/>
        <w:bottom w:val="none" w:sz="0" w:space="0" w:color="auto"/>
        <w:right w:val="none" w:sz="0" w:space="0" w:color="auto"/>
      </w:divBdr>
    </w:div>
    <w:div w:id="281497628">
      <w:bodyDiv w:val="1"/>
      <w:marLeft w:val="0"/>
      <w:marRight w:val="0"/>
      <w:marTop w:val="0"/>
      <w:marBottom w:val="0"/>
      <w:divBdr>
        <w:top w:val="none" w:sz="0" w:space="0" w:color="auto"/>
        <w:left w:val="none" w:sz="0" w:space="0" w:color="auto"/>
        <w:bottom w:val="none" w:sz="0" w:space="0" w:color="auto"/>
        <w:right w:val="none" w:sz="0" w:space="0" w:color="auto"/>
      </w:divBdr>
    </w:div>
    <w:div w:id="317417140">
      <w:bodyDiv w:val="1"/>
      <w:marLeft w:val="0"/>
      <w:marRight w:val="0"/>
      <w:marTop w:val="0"/>
      <w:marBottom w:val="0"/>
      <w:divBdr>
        <w:top w:val="none" w:sz="0" w:space="0" w:color="auto"/>
        <w:left w:val="none" w:sz="0" w:space="0" w:color="auto"/>
        <w:bottom w:val="none" w:sz="0" w:space="0" w:color="auto"/>
        <w:right w:val="none" w:sz="0" w:space="0" w:color="auto"/>
      </w:divBdr>
    </w:div>
    <w:div w:id="325793343">
      <w:bodyDiv w:val="1"/>
      <w:marLeft w:val="0"/>
      <w:marRight w:val="0"/>
      <w:marTop w:val="0"/>
      <w:marBottom w:val="0"/>
      <w:divBdr>
        <w:top w:val="none" w:sz="0" w:space="0" w:color="auto"/>
        <w:left w:val="none" w:sz="0" w:space="0" w:color="auto"/>
        <w:bottom w:val="none" w:sz="0" w:space="0" w:color="auto"/>
        <w:right w:val="none" w:sz="0" w:space="0" w:color="auto"/>
      </w:divBdr>
      <w:divsChild>
        <w:div w:id="472911883">
          <w:marLeft w:val="0"/>
          <w:marRight w:val="0"/>
          <w:marTop w:val="0"/>
          <w:marBottom w:val="0"/>
          <w:divBdr>
            <w:top w:val="none" w:sz="0" w:space="0" w:color="auto"/>
            <w:left w:val="none" w:sz="0" w:space="0" w:color="auto"/>
            <w:bottom w:val="none" w:sz="0" w:space="0" w:color="auto"/>
            <w:right w:val="none" w:sz="0" w:space="0" w:color="auto"/>
          </w:divBdr>
          <w:divsChild>
            <w:div w:id="5034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93">
      <w:bodyDiv w:val="1"/>
      <w:marLeft w:val="0"/>
      <w:marRight w:val="0"/>
      <w:marTop w:val="0"/>
      <w:marBottom w:val="0"/>
      <w:divBdr>
        <w:top w:val="none" w:sz="0" w:space="0" w:color="auto"/>
        <w:left w:val="none" w:sz="0" w:space="0" w:color="auto"/>
        <w:bottom w:val="none" w:sz="0" w:space="0" w:color="auto"/>
        <w:right w:val="none" w:sz="0" w:space="0" w:color="auto"/>
      </w:divBdr>
      <w:divsChild>
        <w:div w:id="589966803">
          <w:marLeft w:val="0"/>
          <w:marRight w:val="0"/>
          <w:marTop w:val="0"/>
          <w:marBottom w:val="0"/>
          <w:divBdr>
            <w:top w:val="none" w:sz="0" w:space="0" w:color="auto"/>
            <w:left w:val="none" w:sz="0" w:space="0" w:color="auto"/>
            <w:bottom w:val="none" w:sz="0" w:space="0" w:color="auto"/>
            <w:right w:val="none" w:sz="0" w:space="0" w:color="auto"/>
          </w:divBdr>
          <w:divsChild>
            <w:div w:id="19963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579">
      <w:bodyDiv w:val="1"/>
      <w:marLeft w:val="0"/>
      <w:marRight w:val="0"/>
      <w:marTop w:val="0"/>
      <w:marBottom w:val="0"/>
      <w:divBdr>
        <w:top w:val="none" w:sz="0" w:space="0" w:color="auto"/>
        <w:left w:val="none" w:sz="0" w:space="0" w:color="auto"/>
        <w:bottom w:val="none" w:sz="0" w:space="0" w:color="auto"/>
        <w:right w:val="none" w:sz="0" w:space="0" w:color="auto"/>
      </w:divBdr>
      <w:divsChild>
        <w:div w:id="336998901">
          <w:marLeft w:val="0"/>
          <w:marRight w:val="0"/>
          <w:marTop w:val="0"/>
          <w:marBottom w:val="0"/>
          <w:divBdr>
            <w:top w:val="none" w:sz="0" w:space="0" w:color="auto"/>
            <w:left w:val="none" w:sz="0" w:space="0" w:color="auto"/>
            <w:bottom w:val="none" w:sz="0" w:space="0" w:color="auto"/>
            <w:right w:val="none" w:sz="0" w:space="0" w:color="auto"/>
          </w:divBdr>
          <w:divsChild>
            <w:div w:id="7519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1496">
      <w:bodyDiv w:val="1"/>
      <w:marLeft w:val="0"/>
      <w:marRight w:val="0"/>
      <w:marTop w:val="0"/>
      <w:marBottom w:val="0"/>
      <w:divBdr>
        <w:top w:val="none" w:sz="0" w:space="0" w:color="auto"/>
        <w:left w:val="none" w:sz="0" w:space="0" w:color="auto"/>
        <w:bottom w:val="none" w:sz="0" w:space="0" w:color="auto"/>
        <w:right w:val="none" w:sz="0" w:space="0" w:color="auto"/>
      </w:divBdr>
    </w:div>
    <w:div w:id="382867826">
      <w:bodyDiv w:val="1"/>
      <w:marLeft w:val="0"/>
      <w:marRight w:val="0"/>
      <w:marTop w:val="0"/>
      <w:marBottom w:val="0"/>
      <w:divBdr>
        <w:top w:val="none" w:sz="0" w:space="0" w:color="auto"/>
        <w:left w:val="none" w:sz="0" w:space="0" w:color="auto"/>
        <w:bottom w:val="none" w:sz="0" w:space="0" w:color="auto"/>
        <w:right w:val="none" w:sz="0" w:space="0" w:color="auto"/>
      </w:divBdr>
    </w:div>
    <w:div w:id="433668022">
      <w:bodyDiv w:val="1"/>
      <w:marLeft w:val="0"/>
      <w:marRight w:val="0"/>
      <w:marTop w:val="0"/>
      <w:marBottom w:val="0"/>
      <w:divBdr>
        <w:top w:val="none" w:sz="0" w:space="0" w:color="auto"/>
        <w:left w:val="none" w:sz="0" w:space="0" w:color="auto"/>
        <w:bottom w:val="none" w:sz="0" w:space="0" w:color="auto"/>
        <w:right w:val="none" w:sz="0" w:space="0" w:color="auto"/>
      </w:divBdr>
    </w:div>
    <w:div w:id="435028402">
      <w:bodyDiv w:val="1"/>
      <w:marLeft w:val="0"/>
      <w:marRight w:val="0"/>
      <w:marTop w:val="0"/>
      <w:marBottom w:val="0"/>
      <w:divBdr>
        <w:top w:val="none" w:sz="0" w:space="0" w:color="auto"/>
        <w:left w:val="none" w:sz="0" w:space="0" w:color="auto"/>
        <w:bottom w:val="none" w:sz="0" w:space="0" w:color="auto"/>
        <w:right w:val="none" w:sz="0" w:space="0" w:color="auto"/>
      </w:divBdr>
    </w:div>
    <w:div w:id="452403542">
      <w:bodyDiv w:val="1"/>
      <w:marLeft w:val="0"/>
      <w:marRight w:val="0"/>
      <w:marTop w:val="0"/>
      <w:marBottom w:val="0"/>
      <w:divBdr>
        <w:top w:val="none" w:sz="0" w:space="0" w:color="auto"/>
        <w:left w:val="none" w:sz="0" w:space="0" w:color="auto"/>
        <w:bottom w:val="none" w:sz="0" w:space="0" w:color="auto"/>
        <w:right w:val="none" w:sz="0" w:space="0" w:color="auto"/>
      </w:divBdr>
      <w:divsChild>
        <w:div w:id="605235854">
          <w:marLeft w:val="0"/>
          <w:marRight w:val="0"/>
          <w:marTop w:val="0"/>
          <w:marBottom w:val="0"/>
          <w:divBdr>
            <w:top w:val="none" w:sz="0" w:space="0" w:color="auto"/>
            <w:left w:val="none" w:sz="0" w:space="0" w:color="auto"/>
            <w:bottom w:val="none" w:sz="0" w:space="0" w:color="auto"/>
            <w:right w:val="none" w:sz="0" w:space="0" w:color="auto"/>
          </w:divBdr>
          <w:divsChild>
            <w:div w:id="16131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8681">
      <w:bodyDiv w:val="1"/>
      <w:marLeft w:val="0"/>
      <w:marRight w:val="0"/>
      <w:marTop w:val="0"/>
      <w:marBottom w:val="0"/>
      <w:divBdr>
        <w:top w:val="none" w:sz="0" w:space="0" w:color="auto"/>
        <w:left w:val="none" w:sz="0" w:space="0" w:color="auto"/>
        <w:bottom w:val="none" w:sz="0" w:space="0" w:color="auto"/>
        <w:right w:val="none" w:sz="0" w:space="0" w:color="auto"/>
      </w:divBdr>
      <w:divsChild>
        <w:div w:id="1553082929">
          <w:marLeft w:val="0"/>
          <w:marRight w:val="0"/>
          <w:marTop w:val="0"/>
          <w:marBottom w:val="0"/>
          <w:divBdr>
            <w:top w:val="none" w:sz="0" w:space="0" w:color="auto"/>
            <w:left w:val="none" w:sz="0" w:space="0" w:color="auto"/>
            <w:bottom w:val="none" w:sz="0" w:space="0" w:color="auto"/>
            <w:right w:val="none" w:sz="0" w:space="0" w:color="auto"/>
          </w:divBdr>
          <w:divsChild>
            <w:div w:id="375393180">
              <w:marLeft w:val="0"/>
              <w:marRight w:val="0"/>
              <w:marTop w:val="0"/>
              <w:marBottom w:val="0"/>
              <w:divBdr>
                <w:top w:val="none" w:sz="0" w:space="0" w:color="auto"/>
                <w:left w:val="none" w:sz="0" w:space="0" w:color="auto"/>
                <w:bottom w:val="none" w:sz="0" w:space="0" w:color="auto"/>
                <w:right w:val="none" w:sz="0" w:space="0" w:color="auto"/>
              </w:divBdr>
              <w:divsChild>
                <w:div w:id="1810904932">
                  <w:marLeft w:val="0"/>
                  <w:marRight w:val="0"/>
                  <w:marTop w:val="0"/>
                  <w:marBottom w:val="0"/>
                  <w:divBdr>
                    <w:top w:val="none" w:sz="0" w:space="0" w:color="auto"/>
                    <w:left w:val="none" w:sz="0" w:space="0" w:color="auto"/>
                    <w:bottom w:val="none" w:sz="0" w:space="0" w:color="auto"/>
                    <w:right w:val="none" w:sz="0" w:space="0" w:color="auto"/>
                  </w:divBdr>
                  <w:divsChild>
                    <w:div w:id="635650502">
                      <w:marLeft w:val="0"/>
                      <w:marRight w:val="0"/>
                      <w:marTop w:val="0"/>
                      <w:marBottom w:val="0"/>
                      <w:divBdr>
                        <w:top w:val="none" w:sz="0" w:space="0" w:color="auto"/>
                        <w:left w:val="none" w:sz="0" w:space="0" w:color="auto"/>
                        <w:bottom w:val="none" w:sz="0" w:space="0" w:color="auto"/>
                        <w:right w:val="none" w:sz="0" w:space="0" w:color="auto"/>
                      </w:divBdr>
                      <w:divsChild>
                        <w:div w:id="553588895">
                          <w:marLeft w:val="0"/>
                          <w:marRight w:val="0"/>
                          <w:marTop w:val="0"/>
                          <w:marBottom w:val="0"/>
                          <w:divBdr>
                            <w:top w:val="none" w:sz="0" w:space="0" w:color="auto"/>
                            <w:left w:val="none" w:sz="0" w:space="0" w:color="auto"/>
                            <w:bottom w:val="none" w:sz="0" w:space="0" w:color="auto"/>
                            <w:right w:val="none" w:sz="0" w:space="0" w:color="auto"/>
                          </w:divBdr>
                          <w:divsChild>
                            <w:div w:id="3786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695326">
      <w:bodyDiv w:val="1"/>
      <w:marLeft w:val="0"/>
      <w:marRight w:val="0"/>
      <w:marTop w:val="0"/>
      <w:marBottom w:val="0"/>
      <w:divBdr>
        <w:top w:val="none" w:sz="0" w:space="0" w:color="auto"/>
        <w:left w:val="none" w:sz="0" w:space="0" w:color="auto"/>
        <w:bottom w:val="none" w:sz="0" w:space="0" w:color="auto"/>
        <w:right w:val="none" w:sz="0" w:space="0" w:color="auto"/>
      </w:divBdr>
      <w:divsChild>
        <w:div w:id="2019579490">
          <w:marLeft w:val="0"/>
          <w:marRight w:val="0"/>
          <w:marTop w:val="0"/>
          <w:marBottom w:val="0"/>
          <w:divBdr>
            <w:top w:val="none" w:sz="0" w:space="0" w:color="auto"/>
            <w:left w:val="none" w:sz="0" w:space="0" w:color="auto"/>
            <w:bottom w:val="none" w:sz="0" w:space="0" w:color="auto"/>
            <w:right w:val="none" w:sz="0" w:space="0" w:color="auto"/>
          </w:divBdr>
          <w:divsChild>
            <w:div w:id="8182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595">
      <w:bodyDiv w:val="1"/>
      <w:marLeft w:val="0"/>
      <w:marRight w:val="0"/>
      <w:marTop w:val="0"/>
      <w:marBottom w:val="0"/>
      <w:divBdr>
        <w:top w:val="none" w:sz="0" w:space="0" w:color="auto"/>
        <w:left w:val="none" w:sz="0" w:space="0" w:color="auto"/>
        <w:bottom w:val="none" w:sz="0" w:space="0" w:color="auto"/>
        <w:right w:val="none" w:sz="0" w:space="0" w:color="auto"/>
      </w:divBdr>
      <w:divsChild>
        <w:div w:id="1012608975">
          <w:marLeft w:val="0"/>
          <w:marRight w:val="0"/>
          <w:marTop w:val="0"/>
          <w:marBottom w:val="0"/>
          <w:divBdr>
            <w:top w:val="none" w:sz="0" w:space="0" w:color="auto"/>
            <w:left w:val="none" w:sz="0" w:space="0" w:color="auto"/>
            <w:bottom w:val="none" w:sz="0" w:space="0" w:color="auto"/>
            <w:right w:val="none" w:sz="0" w:space="0" w:color="auto"/>
          </w:divBdr>
          <w:divsChild>
            <w:div w:id="18639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5975">
      <w:bodyDiv w:val="1"/>
      <w:marLeft w:val="0"/>
      <w:marRight w:val="0"/>
      <w:marTop w:val="0"/>
      <w:marBottom w:val="0"/>
      <w:divBdr>
        <w:top w:val="none" w:sz="0" w:space="0" w:color="auto"/>
        <w:left w:val="none" w:sz="0" w:space="0" w:color="auto"/>
        <w:bottom w:val="none" w:sz="0" w:space="0" w:color="auto"/>
        <w:right w:val="none" w:sz="0" w:space="0" w:color="auto"/>
      </w:divBdr>
      <w:divsChild>
        <w:div w:id="2035839188">
          <w:marLeft w:val="0"/>
          <w:marRight w:val="0"/>
          <w:marTop w:val="0"/>
          <w:marBottom w:val="0"/>
          <w:divBdr>
            <w:top w:val="none" w:sz="0" w:space="0" w:color="auto"/>
            <w:left w:val="none" w:sz="0" w:space="0" w:color="auto"/>
            <w:bottom w:val="none" w:sz="0" w:space="0" w:color="auto"/>
            <w:right w:val="none" w:sz="0" w:space="0" w:color="auto"/>
          </w:divBdr>
          <w:divsChild>
            <w:div w:id="15745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4308">
      <w:bodyDiv w:val="1"/>
      <w:marLeft w:val="0"/>
      <w:marRight w:val="0"/>
      <w:marTop w:val="0"/>
      <w:marBottom w:val="0"/>
      <w:divBdr>
        <w:top w:val="none" w:sz="0" w:space="0" w:color="auto"/>
        <w:left w:val="none" w:sz="0" w:space="0" w:color="auto"/>
        <w:bottom w:val="none" w:sz="0" w:space="0" w:color="auto"/>
        <w:right w:val="none" w:sz="0" w:space="0" w:color="auto"/>
      </w:divBdr>
    </w:div>
    <w:div w:id="576864952">
      <w:bodyDiv w:val="1"/>
      <w:marLeft w:val="0"/>
      <w:marRight w:val="0"/>
      <w:marTop w:val="0"/>
      <w:marBottom w:val="0"/>
      <w:divBdr>
        <w:top w:val="none" w:sz="0" w:space="0" w:color="auto"/>
        <w:left w:val="none" w:sz="0" w:space="0" w:color="auto"/>
        <w:bottom w:val="none" w:sz="0" w:space="0" w:color="auto"/>
        <w:right w:val="none" w:sz="0" w:space="0" w:color="auto"/>
      </w:divBdr>
      <w:divsChild>
        <w:div w:id="427703047">
          <w:marLeft w:val="0"/>
          <w:marRight w:val="0"/>
          <w:marTop w:val="0"/>
          <w:marBottom w:val="0"/>
          <w:divBdr>
            <w:top w:val="none" w:sz="0" w:space="0" w:color="auto"/>
            <w:left w:val="none" w:sz="0" w:space="0" w:color="auto"/>
            <w:bottom w:val="none" w:sz="0" w:space="0" w:color="auto"/>
            <w:right w:val="none" w:sz="0" w:space="0" w:color="auto"/>
          </w:divBdr>
          <w:divsChild>
            <w:div w:id="19293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1348">
      <w:bodyDiv w:val="1"/>
      <w:marLeft w:val="0"/>
      <w:marRight w:val="0"/>
      <w:marTop w:val="0"/>
      <w:marBottom w:val="0"/>
      <w:divBdr>
        <w:top w:val="none" w:sz="0" w:space="0" w:color="auto"/>
        <w:left w:val="none" w:sz="0" w:space="0" w:color="auto"/>
        <w:bottom w:val="none" w:sz="0" w:space="0" w:color="auto"/>
        <w:right w:val="none" w:sz="0" w:space="0" w:color="auto"/>
      </w:divBdr>
    </w:div>
    <w:div w:id="662201858">
      <w:bodyDiv w:val="1"/>
      <w:marLeft w:val="0"/>
      <w:marRight w:val="0"/>
      <w:marTop w:val="0"/>
      <w:marBottom w:val="0"/>
      <w:divBdr>
        <w:top w:val="none" w:sz="0" w:space="0" w:color="auto"/>
        <w:left w:val="none" w:sz="0" w:space="0" w:color="auto"/>
        <w:bottom w:val="none" w:sz="0" w:space="0" w:color="auto"/>
        <w:right w:val="none" w:sz="0" w:space="0" w:color="auto"/>
      </w:divBdr>
      <w:divsChild>
        <w:div w:id="1239630440">
          <w:marLeft w:val="0"/>
          <w:marRight w:val="0"/>
          <w:marTop w:val="0"/>
          <w:marBottom w:val="0"/>
          <w:divBdr>
            <w:top w:val="none" w:sz="0" w:space="0" w:color="auto"/>
            <w:left w:val="none" w:sz="0" w:space="0" w:color="auto"/>
            <w:bottom w:val="none" w:sz="0" w:space="0" w:color="auto"/>
            <w:right w:val="none" w:sz="0" w:space="0" w:color="auto"/>
          </w:divBdr>
          <w:divsChild>
            <w:div w:id="138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6265">
      <w:bodyDiv w:val="1"/>
      <w:marLeft w:val="0"/>
      <w:marRight w:val="0"/>
      <w:marTop w:val="0"/>
      <w:marBottom w:val="0"/>
      <w:divBdr>
        <w:top w:val="none" w:sz="0" w:space="0" w:color="auto"/>
        <w:left w:val="none" w:sz="0" w:space="0" w:color="auto"/>
        <w:bottom w:val="none" w:sz="0" w:space="0" w:color="auto"/>
        <w:right w:val="none" w:sz="0" w:space="0" w:color="auto"/>
      </w:divBdr>
      <w:divsChild>
        <w:div w:id="1106541441">
          <w:marLeft w:val="0"/>
          <w:marRight w:val="0"/>
          <w:marTop w:val="0"/>
          <w:marBottom w:val="0"/>
          <w:divBdr>
            <w:top w:val="none" w:sz="0" w:space="0" w:color="auto"/>
            <w:left w:val="none" w:sz="0" w:space="0" w:color="auto"/>
            <w:bottom w:val="none" w:sz="0" w:space="0" w:color="auto"/>
            <w:right w:val="none" w:sz="0" w:space="0" w:color="auto"/>
          </w:divBdr>
          <w:divsChild>
            <w:div w:id="1049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638">
      <w:bodyDiv w:val="1"/>
      <w:marLeft w:val="0"/>
      <w:marRight w:val="0"/>
      <w:marTop w:val="0"/>
      <w:marBottom w:val="0"/>
      <w:divBdr>
        <w:top w:val="none" w:sz="0" w:space="0" w:color="auto"/>
        <w:left w:val="none" w:sz="0" w:space="0" w:color="auto"/>
        <w:bottom w:val="none" w:sz="0" w:space="0" w:color="auto"/>
        <w:right w:val="none" w:sz="0" w:space="0" w:color="auto"/>
      </w:divBdr>
      <w:divsChild>
        <w:div w:id="751970044">
          <w:marLeft w:val="0"/>
          <w:marRight w:val="0"/>
          <w:marTop w:val="0"/>
          <w:marBottom w:val="0"/>
          <w:divBdr>
            <w:top w:val="none" w:sz="0" w:space="0" w:color="auto"/>
            <w:left w:val="none" w:sz="0" w:space="0" w:color="auto"/>
            <w:bottom w:val="none" w:sz="0" w:space="0" w:color="auto"/>
            <w:right w:val="none" w:sz="0" w:space="0" w:color="auto"/>
          </w:divBdr>
          <w:divsChild>
            <w:div w:id="17361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69553">
      <w:bodyDiv w:val="1"/>
      <w:marLeft w:val="0"/>
      <w:marRight w:val="0"/>
      <w:marTop w:val="0"/>
      <w:marBottom w:val="0"/>
      <w:divBdr>
        <w:top w:val="none" w:sz="0" w:space="0" w:color="auto"/>
        <w:left w:val="none" w:sz="0" w:space="0" w:color="auto"/>
        <w:bottom w:val="none" w:sz="0" w:space="0" w:color="auto"/>
        <w:right w:val="none" w:sz="0" w:space="0" w:color="auto"/>
      </w:divBdr>
      <w:divsChild>
        <w:div w:id="367217967">
          <w:marLeft w:val="0"/>
          <w:marRight w:val="0"/>
          <w:marTop w:val="0"/>
          <w:marBottom w:val="0"/>
          <w:divBdr>
            <w:top w:val="none" w:sz="0" w:space="0" w:color="auto"/>
            <w:left w:val="none" w:sz="0" w:space="0" w:color="auto"/>
            <w:bottom w:val="none" w:sz="0" w:space="0" w:color="auto"/>
            <w:right w:val="none" w:sz="0" w:space="0" w:color="auto"/>
          </w:divBdr>
          <w:divsChild>
            <w:div w:id="72314187">
              <w:marLeft w:val="0"/>
              <w:marRight w:val="0"/>
              <w:marTop w:val="0"/>
              <w:marBottom w:val="0"/>
              <w:divBdr>
                <w:top w:val="none" w:sz="0" w:space="0" w:color="auto"/>
                <w:left w:val="none" w:sz="0" w:space="0" w:color="auto"/>
                <w:bottom w:val="none" w:sz="0" w:space="0" w:color="auto"/>
                <w:right w:val="none" w:sz="0" w:space="0" w:color="auto"/>
              </w:divBdr>
            </w:div>
            <w:div w:id="183370120">
              <w:marLeft w:val="0"/>
              <w:marRight w:val="0"/>
              <w:marTop w:val="0"/>
              <w:marBottom w:val="0"/>
              <w:divBdr>
                <w:top w:val="none" w:sz="0" w:space="0" w:color="auto"/>
                <w:left w:val="none" w:sz="0" w:space="0" w:color="auto"/>
                <w:bottom w:val="none" w:sz="0" w:space="0" w:color="auto"/>
                <w:right w:val="none" w:sz="0" w:space="0" w:color="auto"/>
              </w:divBdr>
            </w:div>
            <w:div w:id="190387105">
              <w:marLeft w:val="0"/>
              <w:marRight w:val="0"/>
              <w:marTop w:val="0"/>
              <w:marBottom w:val="0"/>
              <w:divBdr>
                <w:top w:val="none" w:sz="0" w:space="0" w:color="auto"/>
                <w:left w:val="none" w:sz="0" w:space="0" w:color="auto"/>
                <w:bottom w:val="none" w:sz="0" w:space="0" w:color="auto"/>
                <w:right w:val="none" w:sz="0" w:space="0" w:color="auto"/>
              </w:divBdr>
            </w:div>
            <w:div w:id="217857875">
              <w:marLeft w:val="0"/>
              <w:marRight w:val="0"/>
              <w:marTop w:val="0"/>
              <w:marBottom w:val="0"/>
              <w:divBdr>
                <w:top w:val="none" w:sz="0" w:space="0" w:color="auto"/>
                <w:left w:val="none" w:sz="0" w:space="0" w:color="auto"/>
                <w:bottom w:val="none" w:sz="0" w:space="0" w:color="auto"/>
                <w:right w:val="none" w:sz="0" w:space="0" w:color="auto"/>
              </w:divBdr>
            </w:div>
            <w:div w:id="492306867">
              <w:marLeft w:val="0"/>
              <w:marRight w:val="0"/>
              <w:marTop w:val="0"/>
              <w:marBottom w:val="0"/>
              <w:divBdr>
                <w:top w:val="none" w:sz="0" w:space="0" w:color="auto"/>
                <w:left w:val="none" w:sz="0" w:space="0" w:color="auto"/>
                <w:bottom w:val="none" w:sz="0" w:space="0" w:color="auto"/>
                <w:right w:val="none" w:sz="0" w:space="0" w:color="auto"/>
              </w:divBdr>
            </w:div>
            <w:div w:id="688025591">
              <w:marLeft w:val="0"/>
              <w:marRight w:val="0"/>
              <w:marTop w:val="0"/>
              <w:marBottom w:val="0"/>
              <w:divBdr>
                <w:top w:val="none" w:sz="0" w:space="0" w:color="auto"/>
                <w:left w:val="none" w:sz="0" w:space="0" w:color="auto"/>
                <w:bottom w:val="none" w:sz="0" w:space="0" w:color="auto"/>
                <w:right w:val="none" w:sz="0" w:space="0" w:color="auto"/>
              </w:divBdr>
            </w:div>
            <w:div w:id="990056558">
              <w:marLeft w:val="0"/>
              <w:marRight w:val="0"/>
              <w:marTop w:val="0"/>
              <w:marBottom w:val="0"/>
              <w:divBdr>
                <w:top w:val="none" w:sz="0" w:space="0" w:color="auto"/>
                <w:left w:val="none" w:sz="0" w:space="0" w:color="auto"/>
                <w:bottom w:val="none" w:sz="0" w:space="0" w:color="auto"/>
                <w:right w:val="none" w:sz="0" w:space="0" w:color="auto"/>
              </w:divBdr>
            </w:div>
            <w:div w:id="1100874908">
              <w:marLeft w:val="0"/>
              <w:marRight w:val="0"/>
              <w:marTop w:val="0"/>
              <w:marBottom w:val="0"/>
              <w:divBdr>
                <w:top w:val="none" w:sz="0" w:space="0" w:color="auto"/>
                <w:left w:val="none" w:sz="0" w:space="0" w:color="auto"/>
                <w:bottom w:val="none" w:sz="0" w:space="0" w:color="auto"/>
                <w:right w:val="none" w:sz="0" w:space="0" w:color="auto"/>
              </w:divBdr>
            </w:div>
            <w:div w:id="1102842490">
              <w:marLeft w:val="0"/>
              <w:marRight w:val="0"/>
              <w:marTop w:val="0"/>
              <w:marBottom w:val="0"/>
              <w:divBdr>
                <w:top w:val="none" w:sz="0" w:space="0" w:color="auto"/>
                <w:left w:val="none" w:sz="0" w:space="0" w:color="auto"/>
                <w:bottom w:val="none" w:sz="0" w:space="0" w:color="auto"/>
                <w:right w:val="none" w:sz="0" w:space="0" w:color="auto"/>
              </w:divBdr>
            </w:div>
            <w:div w:id="1441341593">
              <w:marLeft w:val="0"/>
              <w:marRight w:val="0"/>
              <w:marTop w:val="0"/>
              <w:marBottom w:val="0"/>
              <w:divBdr>
                <w:top w:val="none" w:sz="0" w:space="0" w:color="auto"/>
                <w:left w:val="none" w:sz="0" w:space="0" w:color="auto"/>
                <w:bottom w:val="none" w:sz="0" w:space="0" w:color="auto"/>
                <w:right w:val="none" w:sz="0" w:space="0" w:color="auto"/>
              </w:divBdr>
            </w:div>
            <w:div w:id="1504590243">
              <w:marLeft w:val="0"/>
              <w:marRight w:val="0"/>
              <w:marTop w:val="0"/>
              <w:marBottom w:val="0"/>
              <w:divBdr>
                <w:top w:val="none" w:sz="0" w:space="0" w:color="auto"/>
                <w:left w:val="none" w:sz="0" w:space="0" w:color="auto"/>
                <w:bottom w:val="none" w:sz="0" w:space="0" w:color="auto"/>
                <w:right w:val="none" w:sz="0" w:space="0" w:color="auto"/>
              </w:divBdr>
            </w:div>
            <w:div w:id="1652178444">
              <w:marLeft w:val="0"/>
              <w:marRight w:val="0"/>
              <w:marTop w:val="0"/>
              <w:marBottom w:val="0"/>
              <w:divBdr>
                <w:top w:val="none" w:sz="0" w:space="0" w:color="auto"/>
                <w:left w:val="none" w:sz="0" w:space="0" w:color="auto"/>
                <w:bottom w:val="none" w:sz="0" w:space="0" w:color="auto"/>
                <w:right w:val="none" w:sz="0" w:space="0" w:color="auto"/>
              </w:divBdr>
            </w:div>
            <w:div w:id="1684939548">
              <w:marLeft w:val="0"/>
              <w:marRight w:val="0"/>
              <w:marTop w:val="0"/>
              <w:marBottom w:val="0"/>
              <w:divBdr>
                <w:top w:val="none" w:sz="0" w:space="0" w:color="auto"/>
                <w:left w:val="none" w:sz="0" w:space="0" w:color="auto"/>
                <w:bottom w:val="none" w:sz="0" w:space="0" w:color="auto"/>
                <w:right w:val="none" w:sz="0" w:space="0" w:color="auto"/>
              </w:divBdr>
            </w:div>
            <w:div w:id="1900632581">
              <w:marLeft w:val="0"/>
              <w:marRight w:val="0"/>
              <w:marTop w:val="0"/>
              <w:marBottom w:val="0"/>
              <w:divBdr>
                <w:top w:val="none" w:sz="0" w:space="0" w:color="auto"/>
                <w:left w:val="none" w:sz="0" w:space="0" w:color="auto"/>
                <w:bottom w:val="none" w:sz="0" w:space="0" w:color="auto"/>
                <w:right w:val="none" w:sz="0" w:space="0" w:color="auto"/>
              </w:divBdr>
            </w:div>
            <w:div w:id="1914074100">
              <w:marLeft w:val="0"/>
              <w:marRight w:val="0"/>
              <w:marTop w:val="0"/>
              <w:marBottom w:val="0"/>
              <w:divBdr>
                <w:top w:val="none" w:sz="0" w:space="0" w:color="auto"/>
                <w:left w:val="none" w:sz="0" w:space="0" w:color="auto"/>
                <w:bottom w:val="none" w:sz="0" w:space="0" w:color="auto"/>
                <w:right w:val="none" w:sz="0" w:space="0" w:color="auto"/>
              </w:divBdr>
            </w:div>
            <w:div w:id="21431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58166">
      <w:bodyDiv w:val="1"/>
      <w:marLeft w:val="0"/>
      <w:marRight w:val="0"/>
      <w:marTop w:val="0"/>
      <w:marBottom w:val="0"/>
      <w:divBdr>
        <w:top w:val="none" w:sz="0" w:space="0" w:color="auto"/>
        <w:left w:val="none" w:sz="0" w:space="0" w:color="auto"/>
        <w:bottom w:val="none" w:sz="0" w:space="0" w:color="auto"/>
        <w:right w:val="none" w:sz="0" w:space="0" w:color="auto"/>
      </w:divBdr>
    </w:div>
    <w:div w:id="879972478">
      <w:bodyDiv w:val="1"/>
      <w:marLeft w:val="0"/>
      <w:marRight w:val="0"/>
      <w:marTop w:val="0"/>
      <w:marBottom w:val="0"/>
      <w:divBdr>
        <w:top w:val="none" w:sz="0" w:space="0" w:color="auto"/>
        <w:left w:val="none" w:sz="0" w:space="0" w:color="auto"/>
        <w:bottom w:val="none" w:sz="0" w:space="0" w:color="auto"/>
        <w:right w:val="none" w:sz="0" w:space="0" w:color="auto"/>
      </w:divBdr>
    </w:div>
    <w:div w:id="945190702">
      <w:bodyDiv w:val="1"/>
      <w:marLeft w:val="0"/>
      <w:marRight w:val="0"/>
      <w:marTop w:val="0"/>
      <w:marBottom w:val="0"/>
      <w:divBdr>
        <w:top w:val="none" w:sz="0" w:space="0" w:color="auto"/>
        <w:left w:val="none" w:sz="0" w:space="0" w:color="auto"/>
        <w:bottom w:val="none" w:sz="0" w:space="0" w:color="auto"/>
        <w:right w:val="none" w:sz="0" w:space="0" w:color="auto"/>
      </w:divBdr>
      <w:divsChild>
        <w:div w:id="1392772525">
          <w:marLeft w:val="0"/>
          <w:marRight w:val="0"/>
          <w:marTop w:val="0"/>
          <w:marBottom w:val="0"/>
          <w:divBdr>
            <w:top w:val="none" w:sz="0" w:space="0" w:color="auto"/>
            <w:left w:val="none" w:sz="0" w:space="0" w:color="auto"/>
            <w:bottom w:val="none" w:sz="0" w:space="0" w:color="auto"/>
            <w:right w:val="none" w:sz="0" w:space="0" w:color="auto"/>
          </w:divBdr>
          <w:divsChild>
            <w:div w:id="13475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8470">
      <w:bodyDiv w:val="1"/>
      <w:marLeft w:val="0"/>
      <w:marRight w:val="0"/>
      <w:marTop w:val="0"/>
      <w:marBottom w:val="0"/>
      <w:divBdr>
        <w:top w:val="none" w:sz="0" w:space="0" w:color="auto"/>
        <w:left w:val="none" w:sz="0" w:space="0" w:color="auto"/>
        <w:bottom w:val="none" w:sz="0" w:space="0" w:color="auto"/>
        <w:right w:val="none" w:sz="0" w:space="0" w:color="auto"/>
      </w:divBdr>
    </w:div>
    <w:div w:id="1020862448">
      <w:bodyDiv w:val="1"/>
      <w:marLeft w:val="0"/>
      <w:marRight w:val="0"/>
      <w:marTop w:val="0"/>
      <w:marBottom w:val="0"/>
      <w:divBdr>
        <w:top w:val="none" w:sz="0" w:space="0" w:color="auto"/>
        <w:left w:val="none" w:sz="0" w:space="0" w:color="auto"/>
        <w:bottom w:val="none" w:sz="0" w:space="0" w:color="auto"/>
        <w:right w:val="none" w:sz="0" w:space="0" w:color="auto"/>
      </w:divBdr>
    </w:div>
    <w:div w:id="1038360589">
      <w:bodyDiv w:val="1"/>
      <w:marLeft w:val="0"/>
      <w:marRight w:val="0"/>
      <w:marTop w:val="0"/>
      <w:marBottom w:val="0"/>
      <w:divBdr>
        <w:top w:val="none" w:sz="0" w:space="0" w:color="auto"/>
        <w:left w:val="none" w:sz="0" w:space="0" w:color="auto"/>
        <w:bottom w:val="none" w:sz="0" w:space="0" w:color="auto"/>
        <w:right w:val="none" w:sz="0" w:space="0" w:color="auto"/>
      </w:divBdr>
      <w:divsChild>
        <w:div w:id="574512666">
          <w:marLeft w:val="0"/>
          <w:marRight w:val="0"/>
          <w:marTop w:val="0"/>
          <w:marBottom w:val="0"/>
          <w:divBdr>
            <w:top w:val="none" w:sz="0" w:space="0" w:color="auto"/>
            <w:left w:val="none" w:sz="0" w:space="0" w:color="auto"/>
            <w:bottom w:val="none" w:sz="0" w:space="0" w:color="auto"/>
            <w:right w:val="none" w:sz="0" w:space="0" w:color="auto"/>
          </w:divBdr>
          <w:divsChild>
            <w:div w:id="5044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9992">
      <w:bodyDiv w:val="1"/>
      <w:marLeft w:val="0"/>
      <w:marRight w:val="0"/>
      <w:marTop w:val="0"/>
      <w:marBottom w:val="0"/>
      <w:divBdr>
        <w:top w:val="none" w:sz="0" w:space="0" w:color="auto"/>
        <w:left w:val="none" w:sz="0" w:space="0" w:color="auto"/>
        <w:bottom w:val="none" w:sz="0" w:space="0" w:color="auto"/>
        <w:right w:val="none" w:sz="0" w:space="0" w:color="auto"/>
      </w:divBdr>
      <w:divsChild>
        <w:div w:id="392241876">
          <w:marLeft w:val="0"/>
          <w:marRight w:val="0"/>
          <w:marTop w:val="0"/>
          <w:marBottom w:val="0"/>
          <w:divBdr>
            <w:top w:val="none" w:sz="0" w:space="0" w:color="auto"/>
            <w:left w:val="none" w:sz="0" w:space="0" w:color="auto"/>
            <w:bottom w:val="none" w:sz="0" w:space="0" w:color="auto"/>
            <w:right w:val="none" w:sz="0" w:space="0" w:color="auto"/>
          </w:divBdr>
          <w:divsChild>
            <w:div w:id="2314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806">
      <w:bodyDiv w:val="1"/>
      <w:marLeft w:val="0"/>
      <w:marRight w:val="0"/>
      <w:marTop w:val="0"/>
      <w:marBottom w:val="0"/>
      <w:divBdr>
        <w:top w:val="none" w:sz="0" w:space="0" w:color="auto"/>
        <w:left w:val="none" w:sz="0" w:space="0" w:color="auto"/>
        <w:bottom w:val="none" w:sz="0" w:space="0" w:color="auto"/>
        <w:right w:val="none" w:sz="0" w:space="0" w:color="auto"/>
      </w:divBdr>
    </w:div>
    <w:div w:id="1082989006">
      <w:bodyDiv w:val="1"/>
      <w:marLeft w:val="0"/>
      <w:marRight w:val="0"/>
      <w:marTop w:val="0"/>
      <w:marBottom w:val="0"/>
      <w:divBdr>
        <w:top w:val="none" w:sz="0" w:space="0" w:color="auto"/>
        <w:left w:val="none" w:sz="0" w:space="0" w:color="auto"/>
        <w:bottom w:val="none" w:sz="0" w:space="0" w:color="auto"/>
        <w:right w:val="none" w:sz="0" w:space="0" w:color="auto"/>
      </w:divBdr>
    </w:div>
    <w:div w:id="1101991899">
      <w:bodyDiv w:val="1"/>
      <w:marLeft w:val="0"/>
      <w:marRight w:val="0"/>
      <w:marTop w:val="0"/>
      <w:marBottom w:val="0"/>
      <w:divBdr>
        <w:top w:val="none" w:sz="0" w:space="0" w:color="auto"/>
        <w:left w:val="none" w:sz="0" w:space="0" w:color="auto"/>
        <w:bottom w:val="none" w:sz="0" w:space="0" w:color="auto"/>
        <w:right w:val="none" w:sz="0" w:space="0" w:color="auto"/>
      </w:divBdr>
      <w:divsChild>
        <w:div w:id="1622153229">
          <w:marLeft w:val="0"/>
          <w:marRight w:val="0"/>
          <w:marTop w:val="0"/>
          <w:marBottom w:val="0"/>
          <w:divBdr>
            <w:top w:val="none" w:sz="0" w:space="0" w:color="auto"/>
            <w:left w:val="none" w:sz="0" w:space="0" w:color="auto"/>
            <w:bottom w:val="none" w:sz="0" w:space="0" w:color="auto"/>
            <w:right w:val="none" w:sz="0" w:space="0" w:color="auto"/>
          </w:divBdr>
          <w:divsChild>
            <w:div w:id="17345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6411">
      <w:bodyDiv w:val="1"/>
      <w:marLeft w:val="0"/>
      <w:marRight w:val="0"/>
      <w:marTop w:val="0"/>
      <w:marBottom w:val="0"/>
      <w:divBdr>
        <w:top w:val="none" w:sz="0" w:space="0" w:color="auto"/>
        <w:left w:val="none" w:sz="0" w:space="0" w:color="auto"/>
        <w:bottom w:val="none" w:sz="0" w:space="0" w:color="auto"/>
        <w:right w:val="none" w:sz="0" w:space="0" w:color="auto"/>
      </w:divBdr>
    </w:div>
    <w:div w:id="1187988478">
      <w:bodyDiv w:val="1"/>
      <w:marLeft w:val="0"/>
      <w:marRight w:val="0"/>
      <w:marTop w:val="0"/>
      <w:marBottom w:val="0"/>
      <w:divBdr>
        <w:top w:val="none" w:sz="0" w:space="0" w:color="auto"/>
        <w:left w:val="none" w:sz="0" w:space="0" w:color="auto"/>
        <w:bottom w:val="none" w:sz="0" w:space="0" w:color="auto"/>
        <w:right w:val="none" w:sz="0" w:space="0" w:color="auto"/>
      </w:divBdr>
    </w:div>
    <w:div w:id="1188954269">
      <w:bodyDiv w:val="1"/>
      <w:marLeft w:val="0"/>
      <w:marRight w:val="0"/>
      <w:marTop w:val="0"/>
      <w:marBottom w:val="0"/>
      <w:divBdr>
        <w:top w:val="none" w:sz="0" w:space="0" w:color="auto"/>
        <w:left w:val="none" w:sz="0" w:space="0" w:color="auto"/>
        <w:bottom w:val="none" w:sz="0" w:space="0" w:color="auto"/>
        <w:right w:val="none" w:sz="0" w:space="0" w:color="auto"/>
      </w:divBdr>
    </w:div>
    <w:div w:id="1200170848">
      <w:bodyDiv w:val="1"/>
      <w:marLeft w:val="0"/>
      <w:marRight w:val="0"/>
      <w:marTop w:val="0"/>
      <w:marBottom w:val="0"/>
      <w:divBdr>
        <w:top w:val="none" w:sz="0" w:space="0" w:color="auto"/>
        <w:left w:val="none" w:sz="0" w:space="0" w:color="auto"/>
        <w:bottom w:val="none" w:sz="0" w:space="0" w:color="auto"/>
        <w:right w:val="none" w:sz="0" w:space="0" w:color="auto"/>
      </w:divBdr>
      <w:divsChild>
        <w:div w:id="1307709887">
          <w:marLeft w:val="0"/>
          <w:marRight w:val="0"/>
          <w:marTop w:val="0"/>
          <w:marBottom w:val="0"/>
          <w:divBdr>
            <w:top w:val="none" w:sz="0" w:space="0" w:color="auto"/>
            <w:left w:val="none" w:sz="0" w:space="0" w:color="auto"/>
            <w:bottom w:val="none" w:sz="0" w:space="0" w:color="auto"/>
            <w:right w:val="none" w:sz="0" w:space="0" w:color="auto"/>
          </w:divBdr>
          <w:divsChild>
            <w:div w:id="273484809">
              <w:marLeft w:val="0"/>
              <w:marRight w:val="0"/>
              <w:marTop w:val="0"/>
              <w:marBottom w:val="0"/>
              <w:divBdr>
                <w:top w:val="none" w:sz="0" w:space="0" w:color="auto"/>
                <w:left w:val="none" w:sz="0" w:space="0" w:color="auto"/>
                <w:bottom w:val="none" w:sz="0" w:space="0" w:color="auto"/>
                <w:right w:val="none" w:sz="0" w:space="0" w:color="auto"/>
              </w:divBdr>
              <w:divsChild>
                <w:div w:id="2125222268">
                  <w:marLeft w:val="0"/>
                  <w:marRight w:val="0"/>
                  <w:marTop w:val="0"/>
                  <w:marBottom w:val="0"/>
                  <w:divBdr>
                    <w:top w:val="none" w:sz="0" w:space="0" w:color="auto"/>
                    <w:left w:val="none" w:sz="0" w:space="0" w:color="auto"/>
                    <w:bottom w:val="none" w:sz="0" w:space="0" w:color="auto"/>
                    <w:right w:val="none" w:sz="0" w:space="0" w:color="auto"/>
                  </w:divBdr>
                  <w:divsChild>
                    <w:div w:id="987438556">
                      <w:marLeft w:val="0"/>
                      <w:marRight w:val="0"/>
                      <w:marTop w:val="0"/>
                      <w:marBottom w:val="0"/>
                      <w:divBdr>
                        <w:top w:val="none" w:sz="0" w:space="0" w:color="auto"/>
                        <w:left w:val="none" w:sz="0" w:space="0" w:color="auto"/>
                        <w:bottom w:val="none" w:sz="0" w:space="0" w:color="auto"/>
                        <w:right w:val="none" w:sz="0" w:space="0" w:color="auto"/>
                      </w:divBdr>
                      <w:divsChild>
                        <w:div w:id="1795169884">
                          <w:marLeft w:val="0"/>
                          <w:marRight w:val="0"/>
                          <w:marTop w:val="0"/>
                          <w:marBottom w:val="0"/>
                          <w:divBdr>
                            <w:top w:val="none" w:sz="0" w:space="0" w:color="auto"/>
                            <w:left w:val="none" w:sz="0" w:space="0" w:color="auto"/>
                            <w:bottom w:val="none" w:sz="0" w:space="0" w:color="auto"/>
                            <w:right w:val="none" w:sz="0" w:space="0" w:color="auto"/>
                          </w:divBdr>
                          <w:divsChild>
                            <w:div w:id="13966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124431">
      <w:bodyDiv w:val="1"/>
      <w:marLeft w:val="0"/>
      <w:marRight w:val="0"/>
      <w:marTop w:val="0"/>
      <w:marBottom w:val="0"/>
      <w:divBdr>
        <w:top w:val="none" w:sz="0" w:space="0" w:color="auto"/>
        <w:left w:val="none" w:sz="0" w:space="0" w:color="auto"/>
        <w:bottom w:val="none" w:sz="0" w:space="0" w:color="auto"/>
        <w:right w:val="none" w:sz="0" w:space="0" w:color="auto"/>
      </w:divBdr>
    </w:div>
    <w:div w:id="1218472933">
      <w:bodyDiv w:val="1"/>
      <w:marLeft w:val="0"/>
      <w:marRight w:val="0"/>
      <w:marTop w:val="0"/>
      <w:marBottom w:val="0"/>
      <w:divBdr>
        <w:top w:val="none" w:sz="0" w:space="0" w:color="auto"/>
        <w:left w:val="none" w:sz="0" w:space="0" w:color="auto"/>
        <w:bottom w:val="none" w:sz="0" w:space="0" w:color="auto"/>
        <w:right w:val="none" w:sz="0" w:space="0" w:color="auto"/>
      </w:divBdr>
    </w:div>
    <w:div w:id="1344085774">
      <w:bodyDiv w:val="1"/>
      <w:marLeft w:val="0"/>
      <w:marRight w:val="0"/>
      <w:marTop w:val="0"/>
      <w:marBottom w:val="0"/>
      <w:divBdr>
        <w:top w:val="none" w:sz="0" w:space="0" w:color="auto"/>
        <w:left w:val="none" w:sz="0" w:space="0" w:color="auto"/>
        <w:bottom w:val="none" w:sz="0" w:space="0" w:color="auto"/>
        <w:right w:val="none" w:sz="0" w:space="0" w:color="auto"/>
      </w:divBdr>
    </w:div>
    <w:div w:id="1345594402">
      <w:bodyDiv w:val="1"/>
      <w:marLeft w:val="0"/>
      <w:marRight w:val="0"/>
      <w:marTop w:val="0"/>
      <w:marBottom w:val="0"/>
      <w:divBdr>
        <w:top w:val="none" w:sz="0" w:space="0" w:color="auto"/>
        <w:left w:val="none" w:sz="0" w:space="0" w:color="auto"/>
        <w:bottom w:val="none" w:sz="0" w:space="0" w:color="auto"/>
        <w:right w:val="none" w:sz="0" w:space="0" w:color="auto"/>
      </w:divBdr>
      <w:divsChild>
        <w:div w:id="638999607">
          <w:marLeft w:val="0"/>
          <w:marRight w:val="0"/>
          <w:marTop w:val="0"/>
          <w:marBottom w:val="0"/>
          <w:divBdr>
            <w:top w:val="none" w:sz="0" w:space="0" w:color="auto"/>
            <w:left w:val="none" w:sz="0" w:space="0" w:color="auto"/>
            <w:bottom w:val="none" w:sz="0" w:space="0" w:color="auto"/>
            <w:right w:val="none" w:sz="0" w:space="0" w:color="auto"/>
          </w:divBdr>
          <w:divsChild>
            <w:div w:id="4754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7257">
      <w:bodyDiv w:val="1"/>
      <w:marLeft w:val="0"/>
      <w:marRight w:val="0"/>
      <w:marTop w:val="0"/>
      <w:marBottom w:val="0"/>
      <w:divBdr>
        <w:top w:val="none" w:sz="0" w:space="0" w:color="auto"/>
        <w:left w:val="none" w:sz="0" w:space="0" w:color="auto"/>
        <w:bottom w:val="none" w:sz="0" w:space="0" w:color="auto"/>
        <w:right w:val="none" w:sz="0" w:space="0" w:color="auto"/>
      </w:divBdr>
    </w:div>
    <w:div w:id="1416170727">
      <w:bodyDiv w:val="1"/>
      <w:marLeft w:val="0"/>
      <w:marRight w:val="0"/>
      <w:marTop w:val="0"/>
      <w:marBottom w:val="0"/>
      <w:divBdr>
        <w:top w:val="none" w:sz="0" w:space="0" w:color="auto"/>
        <w:left w:val="none" w:sz="0" w:space="0" w:color="auto"/>
        <w:bottom w:val="none" w:sz="0" w:space="0" w:color="auto"/>
        <w:right w:val="none" w:sz="0" w:space="0" w:color="auto"/>
      </w:divBdr>
    </w:div>
    <w:div w:id="1450198908">
      <w:bodyDiv w:val="1"/>
      <w:marLeft w:val="0"/>
      <w:marRight w:val="0"/>
      <w:marTop w:val="0"/>
      <w:marBottom w:val="0"/>
      <w:divBdr>
        <w:top w:val="none" w:sz="0" w:space="0" w:color="auto"/>
        <w:left w:val="none" w:sz="0" w:space="0" w:color="auto"/>
        <w:bottom w:val="none" w:sz="0" w:space="0" w:color="auto"/>
        <w:right w:val="none" w:sz="0" w:space="0" w:color="auto"/>
      </w:divBdr>
    </w:div>
    <w:div w:id="1462381185">
      <w:bodyDiv w:val="1"/>
      <w:marLeft w:val="0"/>
      <w:marRight w:val="0"/>
      <w:marTop w:val="0"/>
      <w:marBottom w:val="0"/>
      <w:divBdr>
        <w:top w:val="none" w:sz="0" w:space="0" w:color="auto"/>
        <w:left w:val="none" w:sz="0" w:space="0" w:color="auto"/>
        <w:bottom w:val="none" w:sz="0" w:space="0" w:color="auto"/>
        <w:right w:val="none" w:sz="0" w:space="0" w:color="auto"/>
      </w:divBdr>
      <w:divsChild>
        <w:div w:id="1519464016">
          <w:marLeft w:val="0"/>
          <w:marRight w:val="0"/>
          <w:marTop w:val="0"/>
          <w:marBottom w:val="0"/>
          <w:divBdr>
            <w:top w:val="none" w:sz="0" w:space="0" w:color="auto"/>
            <w:left w:val="none" w:sz="0" w:space="0" w:color="auto"/>
            <w:bottom w:val="none" w:sz="0" w:space="0" w:color="auto"/>
            <w:right w:val="none" w:sz="0" w:space="0" w:color="auto"/>
          </w:divBdr>
          <w:divsChild>
            <w:div w:id="15645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00674">
      <w:bodyDiv w:val="1"/>
      <w:marLeft w:val="0"/>
      <w:marRight w:val="0"/>
      <w:marTop w:val="0"/>
      <w:marBottom w:val="0"/>
      <w:divBdr>
        <w:top w:val="none" w:sz="0" w:space="0" w:color="auto"/>
        <w:left w:val="none" w:sz="0" w:space="0" w:color="auto"/>
        <w:bottom w:val="none" w:sz="0" w:space="0" w:color="auto"/>
        <w:right w:val="none" w:sz="0" w:space="0" w:color="auto"/>
      </w:divBdr>
    </w:div>
    <w:div w:id="1517571106">
      <w:bodyDiv w:val="1"/>
      <w:marLeft w:val="0"/>
      <w:marRight w:val="0"/>
      <w:marTop w:val="0"/>
      <w:marBottom w:val="0"/>
      <w:divBdr>
        <w:top w:val="none" w:sz="0" w:space="0" w:color="auto"/>
        <w:left w:val="none" w:sz="0" w:space="0" w:color="auto"/>
        <w:bottom w:val="none" w:sz="0" w:space="0" w:color="auto"/>
        <w:right w:val="none" w:sz="0" w:space="0" w:color="auto"/>
      </w:divBdr>
      <w:divsChild>
        <w:div w:id="1488090983">
          <w:marLeft w:val="0"/>
          <w:marRight w:val="0"/>
          <w:marTop w:val="0"/>
          <w:marBottom w:val="0"/>
          <w:divBdr>
            <w:top w:val="none" w:sz="0" w:space="0" w:color="auto"/>
            <w:left w:val="none" w:sz="0" w:space="0" w:color="auto"/>
            <w:bottom w:val="none" w:sz="0" w:space="0" w:color="auto"/>
            <w:right w:val="none" w:sz="0" w:space="0" w:color="auto"/>
          </w:divBdr>
          <w:divsChild>
            <w:div w:id="1450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6902">
      <w:bodyDiv w:val="1"/>
      <w:marLeft w:val="0"/>
      <w:marRight w:val="0"/>
      <w:marTop w:val="0"/>
      <w:marBottom w:val="0"/>
      <w:divBdr>
        <w:top w:val="none" w:sz="0" w:space="0" w:color="auto"/>
        <w:left w:val="none" w:sz="0" w:space="0" w:color="auto"/>
        <w:bottom w:val="none" w:sz="0" w:space="0" w:color="auto"/>
        <w:right w:val="none" w:sz="0" w:space="0" w:color="auto"/>
      </w:divBdr>
      <w:divsChild>
        <w:div w:id="2003459711">
          <w:marLeft w:val="0"/>
          <w:marRight w:val="0"/>
          <w:marTop w:val="0"/>
          <w:marBottom w:val="0"/>
          <w:divBdr>
            <w:top w:val="none" w:sz="0" w:space="0" w:color="auto"/>
            <w:left w:val="none" w:sz="0" w:space="0" w:color="auto"/>
            <w:bottom w:val="none" w:sz="0" w:space="0" w:color="auto"/>
            <w:right w:val="none" w:sz="0" w:space="0" w:color="auto"/>
          </w:divBdr>
          <w:divsChild>
            <w:div w:id="1139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4321">
      <w:bodyDiv w:val="1"/>
      <w:marLeft w:val="0"/>
      <w:marRight w:val="0"/>
      <w:marTop w:val="0"/>
      <w:marBottom w:val="0"/>
      <w:divBdr>
        <w:top w:val="none" w:sz="0" w:space="0" w:color="auto"/>
        <w:left w:val="none" w:sz="0" w:space="0" w:color="auto"/>
        <w:bottom w:val="none" w:sz="0" w:space="0" w:color="auto"/>
        <w:right w:val="none" w:sz="0" w:space="0" w:color="auto"/>
      </w:divBdr>
      <w:divsChild>
        <w:div w:id="1726952074">
          <w:marLeft w:val="0"/>
          <w:marRight w:val="0"/>
          <w:marTop w:val="0"/>
          <w:marBottom w:val="0"/>
          <w:divBdr>
            <w:top w:val="none" w:sz="0" w:space="0" w:color="auto"/>
            <w:left w:val="none" w:sz="0" w:space="0" w:color="auto"/>
            <w:bottom w:val="none" w:sz="0" w:space="0" w:color="auto"/>
            <w:right w:val="none" w:sz="0" w:space="0" w:color="auto"/>
          </w:divBdr>
          <w:divsChild>
            <w:div w:id="528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1276">
      <w:bodyDiv w:val="1"/>
      <w:marLeft w:val="0"/>
      <w:marRight w:val="0"/>
      <w:marTop w:val="0"/>
      <w:marBottom w:val="0"/>
      <w:divBdr>
        <w:top w:val="none" w:sz="0" w:space="0" w:color="auto"/>
        <w:left w:val="none" w:sz="0" w:space="0" w:color="auto"/>
        <w:bottom w:val="none" w:sz="0" w:space="0" w:color="auto"/>
        <w:right w:val="none" w:sz="0" w:space="0" w:color="auto"/>
      </w:divBdr>
    </w:div>
    <w:div w:id="1744257990">
      <w:bodyDiv w:val="1"/>
      <w:marLeft w:val="0"/>
      <w:marRight w:val="0"/>
      <w:marTop w:val="0"/>
      <w:marBottom w:val="0"/>
      <w:divBdr>
        <w:top w:val="none" w:sz="0" w:space="0" w:color="auto"/>
        <w:left w:val="none" w:sz="0" w:space="0" w:color="auto"/>
        <w:bottom w:val="none" w:sz="0" w:space="0" w:color="auto"/>
        <w:right w:val="none" w:sz="0" w:space="0" w:color="auto"/>
      </w:divBdr>
    </w:div>
    <w:div w:id="1825854803">
      <w:bodyDiv w:val="1"/>
      <w:marLeft w:val="0"/>
      <w:marRight w:val="0"/>
      <w:marTop w:val="0"/>
      <w:marBottom w:val="0"/>
      <w:divBdr>
        <w:top w:val="none" w:sz="0" w:space="0" w:color="auto"/>
        <w:left w:val="none" w:sz="0" w:space="0" w:color="auto"/>
        <w:bottom w:val="none" w:sz="0" w:space="0" w:color="auto"/>
        <w:right w:val="none" w:sz="0" w:space="0" w:color="auto"/>
      </w:divBdr>
    </w:div>
    <w:div w:id="1877769459">
      <w:bodyDiv w:val="1"/>
      <w:marLeft w:val="0"/>
      <w:marRight w:val="0"/>
      <w:marTop w:val="0"/>
      <w:marBottom w:val="0"/>
      <w:divBdr>
        <w:top w:val="none" w:sz="0" w:space="0" w:color="auto"/>
        <w:left w:val="none" w:sz="0" w:space="0" w:color="auto"/>
        <w:bottom w:val="none" w:sz="0" w:space="0" w:color="auto"/>
        <w:right w:val="none" w:sz="0" w:space="0" w:color="auto"/>
      </w:divBdr>
    </w:div>
    <w:div w:id="1889492874">
      <w:bodyDiv w:val="1"/>
      <w:marLeft w:val="0"/>
      <w:marRight w:val="0"/>
      <w:marTop w:val="0"/>
      <w:marBottom w:val="0"/>
      <w:divBdr>
        <w:top w:val="none" w:sz="0" w:space="0" w:color="auto"/>
        <w:left w:val="none" w:sz="0" w:space="0" w:color="auto"/>
        <w:bottom w:val="none" w:sz="0" w:space="0" w:color="auto"/>
        <w:right w:val="none" w:sz="0" w:space="0" w:color="auto"/>
      </w:divBdr>
    </w:div>
    <w:div w:id="1889872849">
      <w:bodyDiv w:val="1"/>
      <w:marLeft w:val="0"/>
      <w:marRight w:val="0"/>
      <w:marTop w:val="0"/>
      <w:marBottom w:val="0"/>
      <w:divBdr>
        <w:top w:val="none" w:sz="0" w:space="0" w:color="auto"/>
        <w:left w:val="none" w:sz="0" w:space="0" w:color="auto"/>
        <w:bottom w:val="none" w:sz="0" w:space="0" w:color="auto"/>
        <w:right w:val="none" w:sz="0" w:space="0" w:color="auto"/>
      </w:divBdr>
    </w:div>
    <w:div w:id="1896547205">
      <w:bodyDiv w:val="1"/>
      <w:marLeft w:val="0"/>
      <w:marRight w:val="0"/>
      <w:marTop w:val="0"/>
      <w:marBottom w:val="0"/>
      <w:divBdr>
        <w:top w:val="none" w:sz="0" w:space="0" w:color="auto"/>
        <w:left w:val="none" w:sz="0" w:space="0" w:color="auto"/>
        <w:bottom w:val="none" w:sz="0" w:space="0" w:color="auto"/>
        <w:right w:val="none" w:sz="0" w:space="0" w:color="auto"/>
      </w:divBdr>
      <w:divsChild>
        <w:div w:id="1286110066">
          <w:marLeft w:val="0"/>
          <w:marRight w:val="0"/>
          <w:marTop w:val="0"/>
          <w:marBottom w:val="0"/>
          <w:divBdr>
            <w:top w:val="none" w:sz="0" w:space="0" w:color="auto"/>
            <w:left w:val="none" w:sz="0" w:space="0" w:color="auto"/>
            <w:bottom w:val="none" w:sz="0" w:space="0" w:color="auto"/>
            <w:right w:val="none" w:sz="0" w:space="0" w:color="auto"/>
          </w:divBdr>
          <w:divsChild>
            <w:div w:id="15795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3086">
      <w:bodyDiv w:val="1"/>
      <w:marLeft w:val="0"/>
      <w:marRight w:val="0"/>
      <w:marTop w:val="0"/>
      <w:marBottom w:val="0"/>
      <w:divBdr>
        <w:top w:val="none" w:sz="0" w:space="0" w:color="auto"/>
        <w:left w:val="none" w:sz="0" w:space="0" w:color="auto"/>
        <w:bottom w:val="none" w:sz="0" w:space="0" w:color="auto"/>
        <w:right w:val="none" w:sz="0" w:space="0" w:color="auto"/>
      </w:divBdr>
      <w:divsChild>
        <w:div w:id="441267367">
          <w:marLeft w:val="0"/>
          <w:marRight w:val="0"/>
          <w:marTop w:val="0"/>
          <w:marBottom w:val="0"/>
          <w:divBdr>
            <w:top w:val="none" w:sz="0" w:space="0" w:color="auto"/>
            <w:left w:val="none" w:sz="0" w:space="0" w:color="auto"/>
            <w:bottom w:val="none" w:sz="0" w:space="0" w:color="auto"/>
            <w:right w:val="none" w:sz="0" w:space="0" w:color="auto"/>
          </w:divBdr>
          <w:divsChild>
            <w:div w:id="2690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490">
      <w:bodyDiv w:val="1"/>
      <w:marLeft w:val="0"/>
      <w:marRight w:val="0"/>
      <w:marTop w:val="0"/>
      <w:marBottom w:val="0"/>
      <w:divBdr>
        <w:top w:val="none" w:sz="0" w:space="0" w:color="auto"/>
        <w:left w:val="none" w:sz="0" w:space="0" w:color="auto"/>
        <w:bottom w:val="none" w:sz="0" w:space="0" w:color="auto"/>
        <w:right w:val="none" w:sz="0" w:space="0" w:color="auto"/>
      </w:divBdr>
    </w:div>
    <w:div w:id="1978022288">
      <w:bodyDiv w:val="1"/>
      <w:marLeft w:val="0"/>
      <w:marRight w:val="0"/>
      <w:marTop w:val="0"/>
      <w:marBottom w:val="0"/>
      <w:divBdr>
        <w:top w:val="none" w:sz="0" w:space="0" w:color="auto"/>
        <w:left w:val="none" w:sz="0" w:space="0" w:color="auto"/>
        <w:bottom w:val="none" w:sz="0" w:space="0" w:color="auto"/>
        <w:right w:val="none" w:sz="0" w:space="0" w:color="auto"/>
      </w:divBdr>
      <w:divsChild>
        <w:div w:id="1698698094">
          <w:marLeft w:val="0"/>
          <w:marRight w:val="0"/>
          <w:marTop w:val="0"/>
          <w:marBottom w:val="0"/>
          <w:divBdr>
            <w:top w:val="none" w:sz="0" w:space="0" w:color="auto"/>
            <w:left w:val="none" w:sz="0" w:space="0" w:color="auto"/>
            <w:bottom w:val="none" w:sz="0" w:space="0" w:color="auto"/>
            <w:right w:val="none" w:sz="0" w:space="0" w:color="auto"/>
          </w:divBdr>
          <w:divsChild>
            <w:div w:id="13763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970">
      <w:bodyDiv w:val="1"/>
      <w:marLeft w:val="0"/>
      <w:marRight w:val="0"/>
      <w:marTop w:val="0"/>
      <w:marBottom w:val="0"/>
      <w:divBdr>
        <w:top w:val="none" w:sz="0" w:space="0" w:color="auto"/>
        <w:left w:val="none" w:sz="0" w:space="0" w:color="auto"/>
        <w:bottom w:val="none" w:sz="0" w:space="0" w:color="auto"/>
        <w:right w:val="none" w:sz="0" w:space="0" w:color="auto"/>
      </w:divBdr>
      <w:divsChild>
        <w:div w:id="1909340514">
          <w:marLeft w:val="0"/>
          <w:marRight w:val="0"/>
          <w:marTop w:val="0"/>
          <w:marBottom w:val="0"/>
          <w:divBdr>
            <w:top w:val="none" w:sz="0" w:space="0" w:color="auto"/>
            <w:left w:val="none" w:sz="0" w:space="0" w:color="auto"/>
            <w:bottom w:val="none" w:sz="0" w:space="0" w:color="auto"/>
            <w:right w:val="none" w:sz="0" w:space="0" w:color="auto"/>
          </w:divBdr>
          <w:divsChild>
            <w:div w:id="20630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29">
      <w:bodyDiv w:val="1"/>
      <w:marLeft w:val="0"/>
      <w:marRight w:val="0"/>
      <w:marTop w:val="0"/>
      <w:marBottom w:val="0"/>
      <w:divBdr>
        <w:top w:val="none" w:sz="0" w:space="0" w:color="auto"/>
        <w:left w:val="none" w:sz="0" w:space="0" w:color="auto"/>
        <w:bottom w:val="none" w:sz="0" w:space="0" w:color="auto"/>
        <w:right w:val="none" w:sz="0" w:space="0" w:color="auto"/>
      </w:divBdr>
      <w:divsChild>
        <w:div w:id="1974403529">
          <w:marLeft w:val="0"/>
          <w:marRight w:val="0"/>
          <w:marTop w:val="0"/>
          <w:marBottom w:val="0"/>
          <w:divBdr>
            <w:top w:val="none" w:sz="0" w:space="0" w:color="auto"/>
            <w:left w:val="none" w:sz="0" w:space="0" w:color="auto"/>
            <w:bottom w:val="none" w:sz="0" w:space="0" w:color="auto"/>
            <w:right w:val="none" w:sz="0" w:space="0" w:color="auto"/>
          </w:divBdr>
          <w:divsChild>
            <w:div w:id="9799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6995">
      <w:bodyDiv w:val="1"/>
      <w:marLeft w:val="0"/>
      <w:marRight w:val="0"/>
      <w:marTop w:val="0"/>
      <w:marBottom w:val="0"/>
      <w:divBdr>
        <w:top w:val="none" w:sz="0" w:space="0" w:color="auto"/>
        <w:left w:val="none" w:sz="0" w:space="0" w:color="auto"/>
        <w:bottom w:val="none" w:sz="0" w:space="0" w:color="auto"/>
        <w:right w:val="none" w:sz="0" w:space="0" w:color="auto"/>
      </w:divBdr>
      <w:divsChild>
        <w:div w:id="1818296974">
          <w:marLeft w:val="0"/>
          <w:marRight w:val="0"/>
          <w:marTop w:val="0"/>
          <w:marBottom w:val="0"/>
          <w:divBdr>
            <w:top w:val="none" w:sz="0" w:space="0" w:color="auto"/>
            <w:left w:val="none" w:sz="0" w:space="0" w:color="auto"/>
            <w:bottom w:val="none" w:sz="0" w:space="0" w:color="auto"/>
            <w:right w:val="none" w:sz="0" w:space="0" w:color="auto"/>
          </w:divBdr>
          <w:divsChild>
            <w:div w:id="73840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3030">
      <w:bodyDiv w:val="1"/>
      <w:marLeft w:val="0"/>
      <w:marRight w:val="0"/>
      <w:marTop w:val="0"/>
      <w:marBottom w:val="0"/>
      <w:divBdr>
        <w:top w:val="none" w:sz="0" w:space="0" w:color="auto"/>
        <w:left w:val="none" w:sz="0" w:space="0" w:color="auto"/>
        <w:bottom w:val="none" w:sz="0" w:space="0" w:color="auto"/>
        <w:right w:val="none" w:sz="0" w:space="0" w:color="auto"/>
      </w:divBdr>
    </w:div>
    <w:div w:id="2116320708">
      <w:bodyDiv w:val="1"/>
      <w:marLeft w:val="0"/>
      <w:marRight w:val="0"/>
      <w:marTop w:val="0"/>
      <w:marBottom w:val="0"/>
      <w:divBdr>
        <w:top w:val="none" w:sz="0" w:space="0" w:color="auto"/>
        <w:left w:val="none" w:sz="0" w:space="0" w:color="auto"/>
        <w:bottom w:val="none" w:sz="0" w:space="0" w:color="auto"/>
        <w:right w:val="none" w:sz="0" w:space="0" w:color="auto"/>
      </w:divBdr>
    </w:div>
    <w:div w:id="2117602025">
      <w:bodyDiv w:val="1"/>
      <w:marLeft w:val="0"/>
      <w:marRight w:val="0"/>
      <w:marTop w:val="0"/>
      <w:marBottom w:val="0"/>
      <w:divBdr>
        <w:top w:val="none" w:sz="0" w:space="0" w:color="auto"/>
        <w:left w:val="none" w:sz="0" w:space="0" w:color="auto"/>
        <w:bottom w:val="none" w:sz="0" w:space="0" w:color="auto"/>
        <w:right w:val="none" w:sz="0" w:space="0" w:color="auto"/>
      </w:divBdr>
    </w:div>
    <w:div w:id="2139830713">
      <w:bodyDiv w:val="1"/>
      <w:marLeft w:val="0"/>
      <w:marRight w:val="0"/>
      <w:marTop w:val="0"/>
      <w:marBottom w:val="0"/>
      <w:divBdr>
        <w:top w:val="none" w:sz="0" w:space="0" w:color="auto"/>
        <w:left w:val="none" w:sz="0" w:space="0" w:color="auto"/>
        <w:bottom w:val="none" w:sz="0" w:space="0" w:color="auto"/>
        <w:right w:val="none" w:sz="0" w:space="0" w:color="auto"/>
      </w:divBdr>
      <w:divsChild>
        <w:div w:id="43140787">
          <w:marLeft w:val="0"/>
          <w:marRight w:val="0"/>
          <w:marTop w:val="0"/>
          <w:marBottom w:val="0"/>
          <w:divBdr>
            <w:top w:val="none" w:sz="0" w:space="0" w:color="auto"/>
            <w:left w:val="none" w:sz="0" w:space="0" w:color="auto"/>
            <w:bottom w:val="none" w:sz="0" w:space="0" w:color="auto"/>
            <w:right w:val="none" w:sz="0" w:space="0" w:color="auto"/>
          </w:divBdr>
        </w:div>
        <w:div w:id="1469780529">
          <w:marLeft w:val="0"/>
          <w:marRight w:val="0"/>
          <w:marTop w:val="0"/>
          <w:marBottom w:val="0"/>
          <w:divBdr>
            <w:top w:val="none" w:sz="0" w:space="0" w:color="auto"/>
            <w:left w:val="none" w:sz="0" w:space="0" w:color="auto"/>
            <w:bottom w:val="none" w:sz="0" w:space="0" w:color="auto"/>
            <w:right w:val="none" w:sz="0" w:space="0" w:color="auto"/>
          </w:divBdr>
        </w:div>
        <w:div w:id="1718360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inamico2.unibg.it/lazzari/pertesi.doc" TargetMode="External"/><Relationship Id="rId2" Type="http://schemas.openxmlformats.org/officeDocument/2006/relationships/hyperlink" Target="https://dinamico2.unibg.it/lazzari/2223_sperimentale/perrelazione.pdf" TargetMode="External"/><Relationship Id="rId1" Type="http://schemas.openxmlformats.org/officeDocument/2006/relationships/hyperlink" Target="https://corsidilaurea.uniroma1.it/sites/default/files/allegati_laurearsi/miniguida_apa_style.pdf"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3.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support.microsoft.com/it-it/topic/domande-frequenti-su-microsoft-designer-9264654d-22f5-43ac-961d-b35851bbb93f" TargetMode="External"/><Relationship Id="rId68" Type="http://schemas.openxmlformats.org/officeDocument/2006/relationships/hyperlink" Target="https://pub.dev/packages/google_sign_in"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footer" Target="footer7.xml"/><Relationship Id="rId11" Type="http://schemas.openxmlformats.org/officeDocument/2006/relationships/comments" Target="comments.xml"/><Relationship Id="rId24" Type="http://schemas.openxmlformats.org/officeDocument/2006/relationships/header" Target="header5.xm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aws.amazon.com/it/getting-started/hands-on/build-flutter-mobile-app-part-one/" TargetMode="External"/><Relationship Id="rId66" Type="http://schemas.openxmlformats.org/officeDocument/2006/relationships/hyperlink" Target="https://docs.aws.amazon.com/it_it/cognito/latest/developerguide/what-is-amazon-cognito.html" TargetMode="Externa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www.creatopy.com/blog/pastel-colors/" TargetMode="External"/><Relationship Id="rId1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hyperlink" Target="https://aws.amazon.com/it/getting-started/hands-on/build-flutter-mobile-app-part-on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riverpod.dev" TargetMode="External"/><Relationship Id="rId64" Type="http://schemas.openxmlformats.org/officeDocument/2006/relationships/hyperlink" Target="https://www.techcompany360.it/tech-lab/okta-leccellenza-per-la-gestione-delle-identita-digitali/" TargetMode="External"/><Relationship Id="rId69" Type="http://schemas.openxmlformats.org/officeDocument/2006/relationships/hyperlink" Target="https://pub.dev/packages/flutter_riverpod" TargetMode="Externa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dart.dev/" TargetMode="External"/><Relationship Id="rId67" Type="http://schemas.openxmlformats.org/officeDocument/2006/relationships/hyperlink" Target="https://pub.dev/packages/firebase_core" TargetMode="External"/><Relationship Id="rId20"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support.microsoft.com/it-it/topic/domande-frequenti-ai-microsoft-copilot-e-microsoft-designer-987b275d-f6f2-4d5d-94c5-e927cffae705" TargetMode="External"/><Relationship Id="rId70" Type="http://schemas.openxmlformats.org/officeDocument/2006/relationships/hyperlink" Target="https://pub.dev/packages/mongo_dar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header" Target="header4.xml"/><Relationship Id="rId28" Type="http://schemas.openxmlformats.org/officeDocument/2006/relationships/header" Target="head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codewithandrea.com/articles/flutter-app-architecture-riverpod-introduction/" TargetMode="External"/><Relationship Id="rId10" Type="http://schemas.openxmlformats.org/officeDocument/2006/relationships/endnotes" Target="endnotes.xml"/><Relationship Id="rId31" Type="http://schemas.openxmlformats.org/officeDocument/2006/relationships/image" Target="media/image2.tmp"/><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medium.com/@sofvaresolutionsllp/flutter-app-development-pros-and-cons-in-2024-dc2f50d3e7af" TargetMode="External"/><Relationship Id="rId65" Type="http://schemas.openxmlformats.org/officeDocument/2006/relationships/hyperlink" Target="https://www.weareplanet.com/it/blog/quello-che-e-auth0"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footer" Target="footer1.xml"/><Relationship Id="rId39" Type="http://schemas.openxmlformats.org/officeDocument/2006/relationships/image" Target="media/image9.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hyperlink" Target="https://www.stateofmind.it/ansia/" TargetMode="External"/><Relationship Id="rId7" Type="http://schemas.openxmlformats.org/officeDocument/2006/relationships/settings" Target="settings.xml"/><Relationship Id="rId71" Type="http://schemas.openxmlformats.org/officeDocument/2006/relationships/hyperlink" Target="https://pub.dev/packages/provid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C20DECE7A874099A33954BD229A1A96"/>
        <w:category>
          <w:name w:val="Generale"/>
          <w:gallery w:val="placeholder"/>
        </w:category>
        <w:types>
          <w:type w:val="bbPlcHdr"/>
        </w:types>
        <w:behaviors>
          <w:behavior w:val="content"/>
        </w:behaviors>
        <w:guid w:val="{2E7161E6-4537-4FCE-8B7F-18B0D90A6D56}"/>
      </w:docPartPr>
      <w:docPartBody>
        <w:p w:rsidR="007F22F3" w:rsidRDefault="00292171" w:rsidP="00292171">
          <w:pPr>
            <w:pStyle w:val="2C20DECE7A874099A33954BD229A1A96"/>
          </w:pPr>
          <w:r w:rsidRPr="007B138B">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Rubik">
    <w:charset w:val="00"/>
    <w:family w:val="auto"/>
    <w:pitch w:val="variable"/>
    <w:sig w:usb0="00000A07" w:usb1="40000001" w:usb2="00000000" w:usb3="00000000" w:csb0="000000B7"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14"/>
    <w:rsid w:val="0000081F"/>
    <w:rsid w:val="0001474D"/>
    <w:rsid w:val="000961A2"/>
    <w:rsid w:val="000E76FC"/>
    <w:rsid w:val="00114BA8"/>
    <w:rsid w:val="00141B74"/>
    <w:rsid w:val="00214CCD"/>
    <w:rsid w:val="0022161E"/>
    <w:rsid w:val="0023454C"/>
    <w:rsid w:val="0025588E"/>
    <w:rsid w:val="00292171"/>
    <w:rsid w:val="003453F4"/>
    <w:rsid w:val="003720FC"/>
    <w:rsid w:val="00413EE9"/>
    <w:rsid w:val="00430B31"/>
    <w:rsid w:val="004534DE"/>
    <w:rsid w:val="004C408A"/>
    <w:rsid w:val="005E19E5"/>
    <w:rsid w:val="00696580"/>
    <w:rsid w:val="006E404C"/>
    <w:rsid w:val="006F744D"/>
    <w:rsid w:val="007113C7"/>
    <w:rsid w:val="00743024"/>
    <w:rsid w:val="00776309"/>
    <w:rsid w:val="0078206D"/>
    <w:rsid w:val="007F22F3"/>
    <w:rsid w:val="00820E5B"/>
    <w:rsid w:val="00863092"/>
    <w:rsid w:val="008D06D0"/>
    <w:rsid w:val="008D372D"/>
    <w:rsid w:val="008E799E"/>
    <w:rsid w:val="00927214"/>
    <w:rsid w:val="009379F3"/>
    <w:rsid w:val="00947DED"/>
    <w:rsid w:val="0095704A"/>
    <w:rsid w:val="009D62EC"/>
    <w:rsid w:val="00A50488"/>
    <w:rsid w:val="00A5379E"/>
    <w:rsid w:val="00A745BD"/>
    <w:rsid w:val="00A85903"/>
    <w:rsid w:val="00A92FE5"/>
    <w:rsid w:val="00AB7753"/>
    <w:rsid w:val="00AD7ABF"/>
    <w:rsid w:val="00B541EE"/>
    <w:rsid w:val="00BA3E98"/>
    <w:rsid w:val="00BC0944"/>
    <w:rsid w:val="00BD0C9D"/>
    <w:rsid w:val="00BF57D5"/>
    <w:rsid w:val="00C44DA4"/>
    <w:rsid w:val="00CC6849"/>
    <w:rsid w:val="00CE1A35"/>
    <w:rsid w:val="00D655AD"/>
    <w:rsid w:val="00DF7D1C"/>
    <w:rsid w:val="00E707A6"/>
    <w:rsid w:val="00EA0590"/>
    <w:rsid w:val="00EA63F8"/>
    <w:rsid w:val="00F44213"/>
    <w:rsid w:val="00FE1952"/>
    <w:rsid w:val="00FE4F6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7214"/>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92171"/>
    <w:rPr>
      <w:color w:val="666666"/>
    </w:rPr>
  </w:style>
  <w:style w:type="paragraph" w:customStyle="1" w:styleId="2C20DECE7A874099A33954BD229A1A96">
    <w:name w:val="2C20DECE7A874099A33954BD229A1A96"/>
    <w:rsid w:val="00292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555C08C2CCDF64E98B35A685B60EA01" ma:contentTypeVersion="8" ma:contentTypeDescription="Create a new document." ma:contentTypeScope="" ma:versionID="468bdd8a14fc9f7af5d9f8b677548b57">
  <xsd:schema xmlns:xsd="http://www.w3.org/2001/XMLSchema" xmlns:xs="http://www.w3.org/2001/XMLSchema" xmlns:p="http://schemas.microsoft.com/office/2006/metadata/properties" xmlns:ns3="a495ca04-7621-409f-8525-3e7cd3543faa" xmlns:ns4="1a3723d0-96e0-4638-abf1-48e932a0a914" targetNamespace="http://schemas.microsoft.com/office/2006/metadata/properties" ma:root="true" ma:fieldsID="ce0bba21f63b8fd1e414c65347e3c2c8" ns3:_="" ns4:_="">
    <xsd:import namespace="a495ca04-7621-409f-8525-3e7cd3543faa"/>
    <xsd:import namespace="1a3723d0-96e0-4638-abf1-48e932a0a91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5ca04-7621-409f-8525-3e7cd3543f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3723d0-96e0-4638-abf1-48e932a0a91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495ca04-7621-409f-8525-3e7cd3543faa" xsi:nil="true"/>
  </documentManagement>
</p:properties>
</file>

<file path=customXml/itemProps1.xml><?xml version="1.0" encoding="utf-8"?>
<ds:datastoreItem xmlns:ds="http://schemas.openxmlformats.org/officeDocument/2006/customXml" ds:itemID="{BB5E7972-7B4D-415D-9B90-65960C602323}">
  <ds:schemaRefs>
    <ds:schemaRef ds:uri="http://schemas.openxmlformats.org/officeDocument/2006/bibliography"/>
  </ds:schemaRefs>
</ds:datastoreItem>
</file>

<file path=customXml/itemProps2.xml><?xml version="1.0" encoding="utf-8"?>
<ds:datastoreItem xmlns:ds="http://schemas.openxmlformats.org/officeDocument/2006/customXml" ds:itemID="{929B8E3D-A33C-41C0-9913-6C55ED334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5ca04-7621-409f-8525-3e7cd3543faa"/>
    <ds:schemaRef ds:uri="1a3723d0-96e0-4638-abf1-48e932a0a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9A8BEB-CA3A-4ACA-89EB-B4EC541316C6}">
  <ds:schemaRefs>
    <ds:schemaRef ds:uri="http://schemas.microsoft.com/sharepoint/v3/contenttype/forms"/>
  </ds:schemaRefs>
</ds:datastoreItem>
</file>

<file path=customXml/itemProps4.xml><?xml version="1.0" encoding="utf-8"?>
<ds:datastoreItem xmlns:ds="http://schemas.openxmlformats.org/officeDocument/2006/customXml" ds:itemID="{CCDE16EC-C003-4242-A703-9D9A7C6220DB}">
  <ds:schemaRefs>
    <ds:schemaRef ds:uri="http://schemas.microsoft.com/office/2006/metadata/properties"/>
    <ds:schemaRef ds:uri="http://schemas.microsoft.com/office/infopath/2007/PartnerControls"/>
    <ds:schemaRef ds:uri="a495ca04-7621-409f-8525-3e7cd3543fa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53</Pages>
  <Words>10238</Words>
  <Characters>58360</Characters>
  <Application>Microsoft Office Word</Application>
  <DocSecurity>0</DocSecurity>
  <Lines>486</Lines>
  <Paragraphs>136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68462</CharactersWithSpaces>
  <SharedDoc>false</SharedDoc>
  <HLinks>
    <vt:vector size="510" baseType="variant">
      <vt:variant>
        <vt:i4>4915279</vt:i4>
      </vt:variant>
      <vt:variant>
        <vt:i4>384</vt:i4>
      </vt:variant>
      <vt:variant>
        <vt:i4>0</vt:i4>
      </vt:variant>
      <vt:variant>
        <vt:i4>5</vt:i4>
      </vt:variant>
      <vt:variant>
        <vt:lpwstr>https://pub.dev/packages/youtube_player_iframe</vt:lpwstr>
      </vt:variant>
      <vt:variant>
        <vt:lpwstr/>
      </vt:variant>
      <vt:variant>
        <vt:i4>5505118</vt:i4>
      </vt:variant>
      <vt:variant>
        <vt:i4>381</vt:i4>
      </vt:variant>
      <vt:variant>
        <vt:i4>0</vt:i4>
      </vt:variant>
      <vt:variant>
        <vt:i4>5</vt:i4>
      </vt:variant>
      <vt:variant>
        <vt:lpwstr>https://pub.dev/packages/youtube_player_flutter</vt:lpwstr>
      </vt:variant>
      <vt:variant>
        <vt:lpwstr/>
      </vt:variant>
      <vt:variant>
        <vt:i4>5374054</vt:i4>
      </vt:variant>
      <vt:variant>
        <vt:i4>378</vt:i4>
      </vt:variant>
      <vt:variant>
        <vt:i4>0</vt:i4>
      </vt:variant>
      <vt:variant>
        <vt:i4>5</vt:i4>
      </vt:variant>
      <vt:variant>
        <vt:lpwstr>https://pub.dev/packages/window_manager</vt:lpwstr>
      </vt:variant>
      <vt:variant>
        <vt:lpwstr/>
      </vt:variant>
      <vt:variant>
        <vt:i4>1507390</vt:i4>
      </vt:variant>
      <vt:variant>
        <vt:i4>375</vt:i4>
      </vt:variant>
      <vt:variant>
        <vt:i4>0</vt:i4>
      </vt:variant>
      <vt:variant>
        <vt:i4>5</vt:i4>
      </vt:variant>
      <vt:variant>
        <vt:lpwstr>https://pub.dev/packages/video_player</vt:lpwstr>
      </vt:variant>
      <vt:variant>
        <vt:lpwstr/>
      </vt:variant>
      <vt:variant>
        <vt:i4>7143498</vt:i4>
      </vt:variant>
      <vt:variant>
        <vt:i4>372</vt:i4>
      </vt:variant>
      <vt:variant>
        <vt:i4>0</vt:i4>
      </vt:variant>
      <vt:variant>
        <vt:i4>5</vt:i4>
      </vt:variant>
      <vt:variant>
        <vt:lpwstr>https://pub.dev/packages/table_calendar</vt:lpwstr>
      </vt:variant>
      <vt:variant>
        <vt:lpwstr/>
      </vt:variant>
      <vt:variant>
        <vt:i4>5963888</vt:i4>
      </vt:variant>
      <vt:variant>
        <vt:i4>369</vt:i4>
      </vt:variant>
      <vt:variant>
        <vt:i4>0</vt:i4>
      </vt:variant>
      <vt:variant>
        <vt:i4>5</vt:i4>
      </vt:variant>
      <vt:variant>
        <vt:lpwstr>https://pub.dev/packages/shared_preferences</vt:lpwstr>
      </vt:variant>
      <vt:variant>
        <vt:lpwstr/>
      </vt:variant>
      <vt:variant>
        <vt:i4>851992</vt:i4>
      </vt:variant>
      <vt:variant>
        <vt:i4>366</vt:i4>
      </vt:variant>
      <vt:variant>
        <vt:i4>0</vt:i4>
      </vt:variant>
      <vt:variant>
        <vt:i4>5</vt:i4>
      </vt:variant>
      <vt:variant>
        <vt:lpwstr>https://pub.dev/packages/provider</vt:lpwstr>
      </vt:variant>
      <vt:variant>
        <vt:lpwstr/>
      </vt:variant>
      <vt:variant>
        <vt:i4>6553678</vt:i4>
      </vt:variant>
      <vt:variant>
        <vt:i4>363</vt:i4>
      </vt:variant>
      <vt:variant>
        <vt:i4>0</vt:i4>
      </vt:variant>
      <vt:variant>
        <vt:i4>5</vt:i4>
      </vt:variant>
      <vt:variant>
        <vt:lpwstr>https://pub.dev/packages/mongo_dart</vt:lpwstr>
      </vt:variant>
      <vt:variant>
        <vt:lpwstr/>
      </vt:variant>
      <vt:variant>
        <vt:i4>4456572</vt:i4>
      </vt:variant>
      <vt:variant>
        <vt:i4>360</vt:i4>
      </vt:variant>
      <vt:variant>
        <vt:i4>0</vt:i4>
      </vt:variant>
      <vt:variant>
        <vt:i4>5</vt:i4>
      </vt:variant>
      <vt:variant>
        <vt:lpwstr>https://pub.dev/packages/just_audio</vt:lpwstr>
      </vt:variant>
      <vt:variant>
        <vt:lpwstr/>
      </vt:variant>
      <vt:variant>
        <vt:i4>327727</vt:i4>
      </vt:variant>
      <vt:variant>
        <vt:i4>357</vt:i4>
      </vt:variant>
      <vt:variant>
        <vt:i4>0</vt:i4>
      </vt:variant>
      <vt:variant>
        <vt:i4>5</vt:i4>
      </vt:variant>
      <vt:variant>
        <vt:lpwstr>https://pub.dev/packages/image_picker</vt:lpwstr>
      </vt:variant>
      <vt:variant>
        <vt:lpwstr/>
      </vt:variant>
      <vt:variant>
        <vt:i4>131084</vt:i4>
      </vt:variant>
      <vt:variant>
        <vt:i4>354</vt:i4>
      </vt:variant>
      <vt:variant>
        <vt:i4>0</vt:i4>
      </vt:variant>
      <vt:variant>
        <vt:i4>5</vt:i4>
      </vt:variant>
      <vt:variant>
        <vt:lpwstr>https://pub.dev/packages/http</vt:lpwstr>
      </vt:variant>
      <vt:variant>
        <vt:lpwstr/>
      </vt:variant>
      <vt:variant>
        <vt:i4>131082</vt:i4>
      </vt:variant>
      <vt:variant>
        <vt:i4>351</vt:i4>
      </vt:variant>
      <vt:variant>
        <vt:i4>0</vt:i4>
      </vt:variant>
      <vt:variant>
        <vt:i4>5</vt:i4>
      </vt:variant>
      <vt:variant>
        <vt:lpwstr>https://pub.dev/packages/font_awesome_flutter</vt:lpwstr>
      </vt:variant>
      <vt:variant>
        <vt:lpwstr/>
      </vt:variant>
      <vt:variant>
        <vt:i4>1179686</vt:i4>
      </vt:variant>
      <vt:variant>
        <vt:i4>348</vt:i4>
      </vt:variant>
      <vt:variant>
        <vt:i4>0</vt:i4>
      </vt:variant>
      <vt:variant>
        <vt:i4>5</vt:i4>
      </vt:variant>
      <vt:variant>
        <vt:lpwstr>https://pub.dev/packages/flutter_riverpod</vt:lpwstr>
      </vt:variant>
      <vt:variant>
        <vt:lpwstr/>
      </vt:variant>
      <vt:variant>
        <vt:i4>458815</vt:i4>
      </vt:variant>
      <vt:variant>
        <vt:i4>345</vt:i4>
      </vt:variant>
      <vt:variant>
        <vt:i4>0</vt:i4>
      </vt:variant>
      <vt:variant>
        <vt:i4>5</vt:i4>
      </vt:variant>
      <vt:variant>
        <vt:lpwstr>https://pub.dev/packages/flutter_markdown</vt:lpwstr>
      </vt:variant>
      <vt:variant>
        <vt:lpwstr/>
      </vt:variant>
      <vt:variant>
        <vt:i4>4915294</vt:i4>
      </vt:variant>
      <vt:variant>
        <vt:i4>342</vt:i4>
      </vt:variant>
      <vt:variant>
        <vt:i4>0</vt:i4>
      </vt:variant>
      <vt:variant>
        <vt:i4>5</vt:i4>
      </vt:variant>
      <vt:variant>
        <vt:lpwstr>https://pub.dev/packages/google_sign_in</vt:lpwstr>
      </vt:variant>
      <vt:variant>
        <vt:lpwstr/>
      </vt:variant>
      <vt:variant>
        <vt:i4>4259919</vt:i4>
      </vt:variant>
      <vt:variant>
        <vt:i4>339</vt:i4>
      </vt:variant>
      <vt:variant>
        <vt:i4>0</vt:i4>
      </vt:variant>
      <vt:variant>
        <vt:i4>5</vt:i4>
      </vt:variant>
      <vt:variant>
        <vt:lpwstr>https://pub.dev/packages/flutter_facebook_auth</vt:lpwstr>
      </vt:variant>
      <vt:variant>
        <vt:lpwstr/>
      </vt:variant>
      <vt:variant>
        <vt:i4>1769472</vt:i4>
      </vt:variant>
      <vt:variant>
        <vt:i4>336</vt:i4>
      </vt:variant>
      <vt:variant>
        <vt:i4>0</vt:i4>
      </vt:variant>
      <vt:variant>
        <vt:i4>5</vt:i4>
      </vt:variant>
      <vt:variant>
        <vt:lpwstr>https://pub.dev/packages/flutter_email_sender</vt:lpwstr>
      </vt:variant>
      <vt:variant>
        <vt:lpwstr/>
      </vt:variant>
      <vt:variant>
        <vt:i4>5111905</vt:i4>
      </vt:variant>
      <vt:variant>
        <vt:i4>333</vt:i4>
      </vt:variant>
      <vt:variant>
        <vt:i4>0</vt:i4>
      </vt:variant>
      <vt:variant>
        <vt:i4>5</vt:i4>
      </vt:variant>
      <vt:variant>
        <vt:lpwstr>https://pub.dev/packages/firebase_core</vt:lpwstr>
      </vt:variant>
      <vt:variant>
        <vt:lpwstr/>
      </vt:variant>
      <vt:variant>
        <vt:i4>5832805</vt:i4>
      </vt:variant>
      <vt:variant>
        <vt:i4>330</vt:i4>
      </vt:variant>
      <vt:variant>
        <vt:i4>0</vt:i4>
      </vt:variant>
      <vt:variant>
        <vt:i4>5</vt:i4>
      </vt:variant>
      <vt:variant>
        <vt:lpwstr>https://pub.dev/packages/firebase_auth</vt:lpwstr>
      </vt:variant>
      <vt:variant>
        <vt:lpwstr/>
      </vt:variant>
      <vt:variant>
        <vt:i4>65621</vt:i4>
      </vt:variant>
      <vt:variant>
        <vt:i4>327</vt:i4>
      </vt:variant>
      <vt:variant>
        <vt:i4>0</vt:i4>
      </vt:variant>
      <vt:variant>
        <vt:i4>5</vt:i4>
      </vt:variant>
      <vt:variant>
        <vt:lpwstr>https://pub.dev/packages/calendar_date_picker2</vt:lpwstr>
      </vt:variant>
      <vt:variant>
        <vt:lpwstr/>
      </vt:variant>
      <vt:variant>
        <vt:i4>6815833</vt:i4>
      </vt:variant>
      <vt:variant>
        <vt:i4>324</vt:i4>
      </vt:variant>
      <vt:variant>
        <vt:i4>0</vt:i4>
      </vt:variant>
      <vt:variant>
        <vt:i4>5</vt:i4>
      </vt:variant>
      <vt:variant>
        <vt:lpwstr>https://pub.dev/packages/aws_client</vt:lpwstr>
      </vt:variant>
      <vt:variant>
        <vt:lpwstr/>
      </vt:variant>
      <vt:variant>
        <vt:i4>1245200</vt:i4>
      </vt:variant>
      <vt:variant>
        <vt:i4>321</vt:i4>
      </vt:variant>
      <vt:variant>
        <vt:i4>0</vt:i4>
      </vt:variant>
      <vt:variant>
        <vt:i4>5</vt:i4>
      </vt:variant>
      <vt:variant>
        <vt:lpwstr>https://pub.dev/packages/audioplayers</vt:lpwstr>
      </vt:variant>
      <vt:variant>
        <vt:lpwstr/>
      </vt:variant>
      <vt:variant>
        <vt:i4>6422535</vt:i4>
      </vt:variant>
      <vt:variant>
        <vt:i4>318</vt:i4>
      </vt:variant>
      <vt:variant>
        <vt:i4>0</vt:i4>
      </vt:variant>
      <vt:variant>
        <vt:i4>5</vt:i4>
      </vt:variant>
      <vt:variant>
        <vt:lpwstr>https://docs.aws.amazon.com/it_it/cognito/latest/developerguide/what-is-amazon-cognito.html</vt:lpwstr>
      </vt:variant>
      <vt:variant>
        <vt:lpwstr/>
      </vt:variant>
      <vt:variant>
        <vt:i4>2293798</vt:i4>
      </vt:variant>
      <vt:variant>
        <vt:i4>315</vt:i4>
      </vt:variant>
      <vt:variant>
        <vt:i4>0</vt:i4>
      </vt:variant>
      <vt:variant>
        <vt:i4>5</vt:i4>
      </vt:variant>
      <vt:variant>
        <vt:lpwstr>https://www.weareplanet.com/it/blog/quello-che-e-auth0</vt:lpwstr>
      </vt:variant>
      <vt:variant>
        <vt:lpwstr/>
      </vt:variant>
      <vt:variant>
        <vt:i4>1638470</vt:i4>
      </vt:variant>
      <vt:variant>
        <vt:i4>312</vt:i4>
      </vt:variant>
      <vt:variant>
        <vt:i4>0</vt:i4>
      </vt:variant>
      <vt:variant>
        <vt:i4>5</vt:i4>
      </vt:variant>
      <vt:variant>
        <vt:lpwstr>https://www.techcompany360.it/tech-lab/okta-leccellenza-per-la-gestione-delle-identita-digitali/</vt:lpwstr>
      </vt:variant>
      <vt:variant>
        <vt:lpwstr/>
      </vt:variant>
      <vt:variant>
        <vt:i4>2097209</vt:i4>
      </vt:variant>
      <vt:variant>
        <vt:i4>309</vt:i4>
      </vt:variant>
      <vt:variant>
        <vt:i4>0</vt:i4>
      </vt:variant>
      <vt:variant>
        <vt:i4>5</vt:i4>
      </vt:variant>
      <vt:variant>
        <vt:lpwstr>https://support.microsoft.com/it-it/topic/domande-frequenti-su-microsoft-designer-9264654d-22f5-43ac-961d-b35851bbb93f</vt:lpwstr>
      </vt:variant>
      <vt:variant>
        <vt:lpwstr/>
      </vt:variant>
      <vt:variant>
        <vt:i4>2883639</vt:i4>
      </vt:variant>
      <vt:variant>
        <vt:i4>306</vt:i4>
      </vt:variant>
      <vt:variant>
        <vt:i4>0</vt:i4>
      </vt:variant>
      <vt:variant>
        <vt:i4>5</vt:i4>
      </vt:variant>
      <vt:variant>
        <vt:lpwstr>https://support.microsoft.com/it-it/topic/domande-frequenti-ai-microsoft-copilot-e-microsoft-designer-987b275d-f6f2-4d5d-94c5-e927cffae705</vt:lpwstr>
      </vt:variant>
      <vt:variant>
        <vt:lpwstr/>
      </vt:variant>
      <vt:variant>
        <vt:i4>4849788</vt:i4>
      </vt:variant>
      <vt:variant>
        <vt:i4>303</vt:i4>
      </vt:variant>
      <vt:variant>
        <vt:i4>0</vt:i4>
      </vt:variant>
      <vt:variant>
        <vt:i4>5</vt:i4>
      </vt:variant>
      <vt:variant>
        <vt:lpwstr>https://www.creatopy.com/blog/pastel-colors/</vt:lpwstr>
      </vt:variant>
      <vt:variant>
        <vt:lpwstr>c</vt:lpwstr>
      </vt:variant>
      <vt:variant>
        <vt:i4>1900663</vt:i4>
      </vt:variant>
      <vt:variant>
        <vt:i4>300</vt:i4>
      </vt:variant>
      <vt:variant>
        <vt:i4>0</vt:i4>
      </vt:variant>
      <vt:variant>
        <vt:i4>5</vt:i4>
      </vt:variant>
      <vt:variant>
        <vt:lpwstr>https://medium.com/@sofvaresolutionsllp/flutter-app-development-pros-and-cons-in-2024-dc2f50d3e7af</vt:lpwstr>
      </vt:variant>
      <vt:variant>
        <vt:lpwstr/>
      </vt:variant>
      <vt:variant>
        <vt:i4>1441821</vt:i4>
      </vt:variant>
      <vt:variant>
        <vt:i4>297</vt:i4>
      </vt:variant>
      <vt:variant>
        <vt:i4>0</vt:i4>
      </vt:variant>
      <vt:variant>
        <vt:i4>5</vt:i4>
      </vt:variant>
      <vt:variant>
        <vt:lpwstr>https://dart.dev/</vt:lpwstr>
      </vt:variant>
      <vt:variant>
        <vt:lpwstr/>
      </vt:variant>
      <vt:variant>
        <vt:i4>5701722</vt:i4>
      </vt:variant>
      <vt:variant>
        <vt:i4>294</vt:i4>
      </vt:variant>
      <vt:variant>
        <vt:i4>0</vt:i4>
      </vt:variant>
      <vt:variant>
        <vt:i4>5</vt:i4>
      </vt:variant>
      <vt:variant>
        <vt:lpwstr>https://aws.amazon.com/it/getting-started/hands-on/build-flutter-mobile-app-part-one/</vt:lpwstr>
      </vt:variant>
      <vt:variant>
        <vt:lpwstr/>
      </vt:variant>
      <vt:variant>
        <vt:i4>7143531</vt:i4>
      </vt:variant>
      <vt:variant>
        <vt:i4>291</vt:i4>
      </vt:variant>
      <vt:variant>
        <vt:i4>0</vt:i4>
      </vt:variant>
      <vt:variant>
        <vt:i4>5</vt:i4>
      </vt:variant>
      <vt:variant>
        <vt:lpwstr>https://codewithandrea.com/articles/flutter-app-architecture-riverpod-introduction/</vt:lpwstr>
      </vt:variant>
      <vt:variant>
        <vt:lpwstr/>
      </vt:variant>
      <vt:variant>
        <vt:i4>1769490</vt:i4>
      </vt:variant>
      <vt:variant>
        <vt:i4>288</vt:i4>
      </vt:variant>
      <vt:variant>
        <vt:i4>0</vt:i4>
      </vt:variant>
      <vt:variant>
        <vt:i4>5</vt:i4>
      </vt:variant>
      <vt:variant>
        <vt:lpwstr>https://riverpod.dev/</vt:lpwstr>
      </vt:variant>
      <vt:variant>
        <vt:lpwstr/>
      </vt:variant>
      <vt:variant>
        <vt:i4>851997</vt:i4>
      </vt:variant>
      <vt:variant>
        <vt:i4>285</vt:i4>
      </vt:variant>
      <vt:variant>
        <vt:i4>0</vt:i4>
      </vt:variant>
      <vt:variant>
        <vt:i4>5</vt:i4>
      </vt:variant>
      <vt:variant>
        <vt:lpwstr>https://www.stateofmind.it/ansia/</vt:lpwstr>
      </vt:variant>
      <vt:variant>
        <vt:lpwstr/>
      </vt:variant>
      <vt:variant>
        <vt:i4>5701722</vt:i4>
      </vt:variant>
      <vt:variant>
        <vt:i4>282</vt:i4>
      </vt:variant>
      <vt:variant>
        <vt:i4>0</vt:i4>
      </vt:variant>
      <vt:variant>
        <vt:i4>5</vt:i4>
      </vt:variant>
      <vt:variant>
        <vt:lpwstr>https://aws.amazon.com/it/getting-started/hands-on/build-flutter-mobile-app-part-one/</vt:lpwstr>
      </vt:variant>
      <vt:variant>
        <vt:lpwstr/>
      </vt:variant>
      <vt:variant>
        <vt:i4>1114162</vt:i4>
      </vt:variant>
      <vt:variant>
        <vt:i4>275</vt:i4>
      </vt:variant>
      <vt:variant>
        <vt:i4>0</vt:i4>
      </vt:variant>
      <vt:variant>
        <vt:i4>5</vt:i4>
      </vt:variant>
      <vt:variant>
        <vt:lpwstr/>
      </vt:variant>
      <vt:variant>
        <vt:lpwstr>_Toc175647205</vt:lpwstr>
      </vt:variant>
      <vt:variant>
        <vt:i4>1114162</vt:i4>
      </vt:variant>
      <vt:variant>
        <vt:i4>269</vt:i4>
      </vt:variant>
      <vt:variant>
        <vt:i4>0</vt:i4>
      </vt:variant>
      <vt:variant>
        <vt:i4>5</vt:i4>
      </vt:variant>
      <vt:variant>
        <vt:lpwstr/>
      </vt:variant>
      <vt:variant>
        <vt:lpwstr>_Toc175647204</vt:lpwstr>
      </vt:variant>
      <vt:variant>
        <vt:i4>1114162</vt:i4>
      </vt:variant>
      <vt:variant>
        <vt:i4>263</vt:i4>
      </vt:variant>
      <vt:variant>
        <vt:i4>0</vt:i4>
      </vt:variant>
      <vt:variant>
        <vt:i4>5</vt:i4>
      </vt:variant>
      <vt:variant>
        <vt:lpwstr/>
      </vt:variant>
      <vt:variant>
        <vt:lpwstr>_Toc175647203</vt:lpwstr>
      </vt:variant>
      <vt:variant>
        <vt:i4>1114162</vt:i4>
      </vt:variant>
      <vt:variant>
        <vt:i4>257</vt:i4>
      </vt:variant>
      <vt:variant>
        <vt:i4>0</vt:i4>
      </vt:variant>
      <vt:variant>
        <vt:i4>5</vt:i4>
      </vt:variant>
      <vt:variant>
        <vt:lpwstr/>
      </vt:variant>
      <vt:variant>
        <vt:lpwstr>_Toc175647202</vt:lpwstr>
      </vt:variant>
      <vt:variant>
        <vt:i4>1114162</vt:i4>
      </vt:variant>
      <vt:variant>
        <vt:i4>251</vt:i4>
      </vt:variant>
      <vt:variant>
        <vt:i4>0</vt:i4>
      </vt:variant>
      <vt:variant>
        <vt:i4>5</vt:i4>
      </vt:variant>
      <vt:variant>
        <vt:lpwstr/>
      </vt:variant>
      <vt:variant>
        <vt:lpwstr>_Toc175647201</vt:lpwstr>
      </vt:variant>
      <vt:variant>
        <vt:i4>1114162</vt:i4>
      </vt:variant>
      <vt:variant>
        <vt:i4>245</vt:i4>
      </vt:variant>
      <vt:variant>
        <vt:i4>0</vt:i4>
      </vt:variant>
      <vt:variant>
        <vt:i4>5</vt:i4>
      </vt:variant>
      <vt:variant>
        <vt:lpwstr/>
      </vt:variant>
      <vt:variant>
        <vt:lpwstr>_Toc175647200</vt:lpwstr>
      </vt:variant>
      <vt:variant>
        <vt:i4>1572913</vt:i4>
      </vt:variant>
      <vt:variant>
        <vt:i4>239</vt:i4>
      </vt:variant>
      <vt:variant>
        <vt:i4>0</vt:i4>
      </vt:variant>
      <vt:variant>
        <vt:i4>5</vt:i4>
      </vt:variant>
      <vt:variant>
        <vt:lpwstr/>
      </vt:variant>
      <vt:variant>
        <vt:lpwstr>_Toc175647199</vt:lpwstr>
      </vt:variant>
      <vt:variant>
        <vt:i4>1572913</vt:i4>
      </vt:variant>
      <vt:variant>
        <vt:i4>233</vt:i4>
      </vt:variant>
      <vt:variant>
        <vt:i4>0</vt:i4>
      </vt:variant>
      <vt:variant>
        <vt:i4>5</vt:i4>
      </vt:variant>
      <vt:variant>
        <vt:lpwstr/>
      </vt:variant>
      <vt:variant>
        <vt:lpwstr>_Toc175647198</vt:lpwstr>
      </vt:variant>
      <vt:variant>
        <vt:i4>1572913</vt:i4>
      </vt:variant>
      <vt:variant>
        <vt:i4>227</vt:i4>
      </vt:variant>
      <vt:variant>
        <vt:i4>0</vt:i4>
      </vt:variant>
      <vt:variant>
        <vt:i4>5</vt:i4>
      </vt:variant>
      <vt:variant>
        <vt:lpwstr/>
      </vt:variant>
      <vt:variant>
        <vt:lpwstr>_Toc175647197</vt:lpwstr>
      </vt:variant>
      <vt:variant>
        <vt:i4>1572913</vt:i4>
      </vt:variant>
      <vt:variant>
        <vt:i4>221</vt:i4>
      </vt:variant>
      <vt:variant>
        <vt:i4>0</vt:i4>
      </vt:variant>
      <vt:variant>
        <vt:i4>5</vt:i4>
      </vt:variant>
      <vt:variant>
        <vt:lpwstr/>
      </vt:variant>
      <vt:variant>
        <vt:lpwstr>_Toc175647196</vt:lpwstr>
      </vt:variant>
      <vt:variant>
        <vt:i4>1572913</vt:i4>
      </vt:variant>
      <vt:variant>
        <vt:i4>215</vt:i4>
      </vt:variant>
      <vt:variant>
        <vt:i4>0</vt:i4>
      </vt:variant>
      <vt:variant>
        <vt:i4>5</vt:i4>
      </vt:variant>
      <vt:variant>
        <vt:lpwstr/>
      </vt:variant>
      <vt:variant>
        <vt:lpwstr>_Toc175647194</vt:lpwstr>
      </vt:variant>
      <vt:variant>
        <vt:i4>1572913</vt:i4>
      </vt:variant>
      <vt:variant>
        <vt:i4>209</vt:i4>
      </vt:variant>
      <vt:variant>
        <vt:i4>0</vt:i4>
      </vt:variant>
      <vt:variant>
        <vt:i4>5</vt:i4>
      </vt:variant>
      <vt:variant>
        <vt:lpwstr/>
      </vt:variant>
      <vt:variant>
        <vt:lpwstr>_Toc175647193</vt:lpwstr>
      </vt:variant>
      <vt:variant>
        <vt:i4>1572913</vt:i4>
      </vt:variant>
      <vt:variant>
        <vt:i4>203</vt:i4>
      </vt:variant>
      <vt:variant>
        <vt:i4>0</vt:i4>
      </vt:variant>
      <vt:variant>
        <vt:i4>5</vt:i4>
      </vt:variant>
      <vt:variant>
        <vt:lpwstr/>
      </vt:variant>
      <vt:variant>
        <vt:lpwstr>_Toc175647192</vt:lpwstr>
      </vt:variant>
      <vt:variant>
        <vt:i4>1572913</vt:i4>
      </vt:variant>
      <vt:variant>
        <vt:i4>197</vt:i4>
      </vt:variant>
      <vt:variant>
        <vt:i4>0</vt:i4>
      </vt:variant>
      <vt:variant>
        <vt:i4>5</vt:i4>
      </vt:variant>
      <vt:variant>
        <vt:lpwstr/>
      </vt:variant>
      <vt:variant>
        <vt:lpwstr>_Toc175647191</vt:lpwstr>
      </vt:variant>
      <vt:variant>
        <vt:i4>1572913</vt:i4>
      </vt:variant>
      <vt:variant>
        <vt:i4>191</vt:i4>
      </vt:variant>
      <vt:variant>
        <vt:i4>0</vt:i4>
      </vt:variant>
      <vt:variant>
        <vt:i4>5</vt:i4>
      </vt:variant>
      <vt:variant>
        <vt:lpwstr/>
      </vt:variant>
      <vt:variant>
        <vt:lpwstr>_Toc175647190</vt:lpwstr>
      </vt:variant>
      <vt:variant>
        <vt:i4>1638449</vt:i4>
      </vt:variant>
      <vt:variant>
        <vt:i4>185</vt:i4>
      </vt:variant>
      <vt:variant>
        <vt:i4>0</vt:i4>
      </vt:variant>
      <vt:variant>
        <vt:i4>5</vt:i4>
      </vt:variant>
      <vt:variant>
        <vt:lpwstr/>
      </vt:variant>
      <vt:variant>
        <vt:lpwstr>_Toc175647189</vt:lpwstr>
      </vt:variant>
      <vt:variant>
        <vt:i4>1638449</vt:i4>
      </vt:variant>
      <vt:variant>
        <vt:i4>179</vt:i4>
      </vt:variant>
      <vt:variant>
        <vt:i4>0</vt:i4>
      </vt:variant>
      <vt:variant>
        <vt:i4>5</vt:i4>
      </vt:variant>
      <vt:variant>
        <vt:lpwstr/>
      </vt:variant>
      <vt:variant>
        <vt:lpwstr>_Toc175647188</vt:lpwstr>
      </vt:variant>
      <vt:variant>
        <vt:i4>1638449</vt:i4>
      </vt:variant>
      <vt:variant>
        <vt:i4>173</vt:i4>
      </vt:variant>
      <vt:variant>
        <vt:i4>0</vt:i4>
      </vt:variant>
      <vt:variant>
        <vt:i4>5</vt:i4>
      </vt:variant>
      <vt:variant>
        <vt:lpwstr/>
      </vt:variant>
      <vt:variant>
        <vt:lpwstr>_Toc175647187</vt:lpwstr>
      </vt:variant>
      <vt:variant>
        <vt:i4>1638449</vt:i4>
      </vt:variant>
      <vt:variant>
        <vt:i4>167</vt:i4>
      </vt:variant>
      <vt:variant>
        <vt:i4>0</vt:i4>
      </vt:variant>
      <vt:variant>
        <vt:i4>5</vt:i4>
      </vt:variant>
      <vt:variant>
        <vt:lpwstr/>
      </vt:variant>
      <vt:variant>
        <vt:lpwstr>_Toc175647186</vt:lpwstr>
      </vt:variant>
      <vt:variant>
        <vt:i4>1638449</vt:i4>
      </vt:variant>
      <vt:variant>
        <vt:i4>161</vt:i4>
      </vt:variant>
      <vt:variant>
        <vt:i4>0</vt:i4>
      </vt:variant>
      <vt:variant>
        <vt:i4>5</vt:i4>
      </vt:variant>
      <vt:variant>
        <vt:lpwstr/>
      </vt:variant>
      <vt:variant>
        <vt:lpwstr>_Toc175647185</vt:lpwstr>
      </vt:variant>
      <vt:variant>
        <vt:i4>1638449</vt:i4>
      </vt:variant>
      <vt:variant>
        <vt:i4>155</vt:i4>
      </vt:variant>
      <vt:variant>
        <vt:i4>0</vt:i4>
      </vt:variant>
      <vt:variant>
        <vt:i4>5</vt:i4>
      </vt:variant>
      <vt:variant>
        <vt:lpwstr/>
      </vt:variant>
      <vt:variant>
        <vt:lpwstr>_Toc175647184</vt:lpwstr>
      </vt:variant>
      <vt:variant>
        <vt:i4>1638449</vt:i4>
      </vt:variant>
      <vt:variant>
        <vt:i4>149</vt:i4>
      </vt:variant>
      <vt:variant>
        <vt:i4>0</vt:i4>
      </vt:variant>
      <vt:variant>
        <vt:i4>5</vt:i4>
      </vt:variant>
      <vt:variant>
        <vt:lpwstr/>
      </vt:variant>
      <vt:variant>
        <vt:lpwstr>_Toc175647183</vt:lpwstr>
      </vt:variant>
      <vt:variant>
        <vt:i4>1638449</vt:i4>
      </vt:variant>
      <vt:variant>
        <vt:i4>143</vt:i4>
      </vt:variant>
      <vt:variant>
        <vt:i4>0</vt:i4>
      </vt:variant>
      <vt:variant>
        <vt:i4>5</vt:i4>
      </vt:variant>
      <vt:variant>
        <vt:lpwstr/>
      </vt:variant>
      <vt:variant>
        <vt:lpwstr>_Toc175647181</vt:lpwstr>
      </vt:variant>
      <vt:variant>
        <vt:i4>1638449</vt:i4>
      </vt:variant>
      <vt:variant>
        <vt:i4>137</vt:i4>
      </vt:variant>
      <vt:variant>
        <vt:i4>0</vt:i4>
      </vt:variant>
      <vt:variant>
        <vt:i4>5</vt:i4>
      </vt:variant>
      <vt:variant>
        <vt:lpwstr/>
      </vt:variant>
      <vt:variant>
        <vt:lpwstr>_Toc175647180</vt:lpwstr>
      </vt:variant>
      <vt:variant>
        <vt:i4>1441841</vt:i4>
      </vt:variant>
      <vt:variant>
        <vt:i4>131</vt:i4>
      </vt:variant>
      <vt:variant>
        <vt:i4>0</vt:i4>
      </vt:variant>
      <vt:variant>
        <vt:i4>5</vt:i4>
      </vt:variant>
      <vt:variant>
        <vt:lpwstr/>
      </vt:variant>
      <vt:variant>
        <vt:lpwstr>_Toc175647179</vt:lpwstr>
      </vt:variant>
      <vt:variant>
        <vt:i4>1441841</vt:i4>
      </vt:variant>
      <vt:variant>
        <vt:i4>125</vt:i4>
      </vt:variant>
      <vt:variant>
        <vt:i4>0</vt:i4>
      </vt:variant>
      <vt:variant>
        <vt:i4>5</vt:i4>
      </vt:variant>
      <vt:variant>
        <vt:lpwstr/>
      </vt:variant>
      <vt:variant>
        <vt:lpwstr>_Toc175647178</vt:lpwstr>
      </vt:variant>
      <vt:variant>
        <vt:i4>1441841</vt:i4>
      </vt:variant>
      <vt:variant>
        <vt:i4>119</vt:i4>
      </vt:variant>
      <vt:variant>
        <vt:i4>0</vt:i4>
      </vt:variant>
      <vt:variant>
        <vt:i4>5</vt:i4>
      </vt:variant>
      <vt:variant>
        <vt:lpwstr/>
      </vt:variant>
      <vt:variant>
        <vt:lpwstr>_Toc175647177</vt:lpwstr>
      </vt:variant>
      <vt:variant>
        <vt:i4>1441841</vt:i4>
      </vt:variant>
      <vt:variant>
        <vt:i4>113</vt:i4>
      </vt:variant>
      <vt:variant>
        <vt:i4>0</vt:i4>
      </vt:variant>
      <vt:variant>
        <vt:i4>5</vt:i4>
      </vt:variant>
      <vt:variant>
        <vt:lpwstr/>
      </vt:variant>
      <vt:variant>
        <vt:lpwstr>_Toc175647176</vt:lpwstr>
      </vt:variant>
      <vt:variant>
        <vt:i4>1441841</vt:i4>
      </vt:variant>
      <vt:variant>
        <vt:i4>107</vt:i4>
      </vt:variant>
      <vt:variant>
        <vt:i4>0</vt:i4>
      </vt:variant>
      <vt:variant>
        <vt:i4>5</vt:i4>
      </vt:variant>
      <vt:variant>
        <vt:lpwstr/>
      </vt:variant>
      <vt:variant>
        <vt:lpwstr>_Toc175647175</vt:lpwstr>
      </vt:variant>
      <vt:variant>
        <vt:i4>1441841</vt:i4>
      </vt:variant>
      <vt:variant>
        <vt:i4>101</vt:i4>
      </vt:variant>
      <vt:variant>
        <vt:i4>0</vt:i4>
      </vt:variant>
      <vt:variant>
        <vt:i4>5</vt:i4>
      </vt:variant>
      <vt:variant>
        <vt:lpwstr/>
      </vt:variant>
      <vt:variant>
        <vt:lpwstr>_Toc175647174</vt:lpwstr>
      </vt:variant>
      <vt:variant>
        <vt:i4>1441841</vt:i4>
      </vt:variant>
      <vt:variant>
        <vt:i4>95</vt:i4>
      </vt:variant>
      <vt:variant>
        <vt:i4>0</vt:i4>
      </vt:variant>
      <vt:variant>
        <vt:i4>5</vt:i4>
      </vt:variant>
      <vt:variant>
        <vt:lpwstr/>
      </vt:variant>
      <vt:variant>
        <vt:lpwstr>_Toc175647173</vt:lpwstr>
      </vt:variant>
      <vt:variant>
        <vt:i4>1441841</vt:i4>
      </vt:variant>
      <vt:variant>
        <vt:i4>89</vt:i4>
      </vt:variant>
      <vt:variant>
        <vt:i4>0</vt:i4>
      </vt:variant>
      <vt:variant>
        <vt:i4>5</vt:i4>
      </vt:variant>
      <vt:variant>
        <vt:lpwstr/>
      </vt:variant>
      <vt:variant>
        <vt:lpwstr>_Toc175647172</vt:lpwstr>
      </vt:variant>
      <vt:variant>
        <vt:i4>1441841</vt:i4>
      </vt:variant>
      <vt:variant>
        <vt:i4>83</vt:i4>
      </vt:variant>
      <vt:variant>
        <vt:i4>0</vt:i4>
      </vt:variant>
      <vt:variant>
        <vt:i4>5</vt:i4>
      </vt:variant>
      <vt:variant>
        <vt:lpwstr/>
      </vt:variant>
      <vt:variant>
        <vt:lpwstr>_Toc175647171</vt:lpwstr>
      </vt:variant>
      <vt:variant>
        <vt:i4>1441841</vt:i4>
      </vt:variant>
      <vt:variant>
        <vt:i4>77</vt:i4>
      </vt:variant>
      <vt:variant>
        <vt:i4>0</vt:i4>
      </vt:variant>
      <vt:variant>
        <vt:i4>5</vt:i4>
      </vt:variant>
      <vt:variant>
        <vt:lpwstr/>
      </vt:variant>
      <vt:variant>
        <vt:lpwstr>_Toc175647170</vt:lpwstr>
      </vt:variant>
      <vt:variant>
        <vt:i4>1507377</vt:i4>
      </vt:variant>
      <vt:variant>
        <vt:i4>71</vt:i4>
      </vt:variant>
      <vt:variant>
        <vt:i4>0</vt:i4>
      </vt:variant>
      <vt:variant>
        <vt:i4>5</vt:i4>
      </vt:variant>
      <vt:variant>
        <vt:lpwstr/>
      </vt:variant>
      <vt:variant>
        <vt:lpwstr>_Toc175647169</vt:lpwstr>
      </vt:variant>
      <vt:variant>
        <vt:i4>1507377</vt:i4>
      </vt:variant>
      <vt:variant>
        <vt:i4>65</vt:i4>
      </vt:variant>
      <vt:variant>
        <vt:i4>0</vt:i4>
      </vt:variant>
      <vt:variant>
        <vt:i4>5</vt:i4>
      </vt:variant>
      <vt:variant>
        <vt:lpwstr/>
      </vt:variant>
      <vt:variant>
        <vt:lpwstr>_Toc175647168</vt:lpwstr>
      </vt:variant>
      <vt:variant>
        <vt:i4>1507377</vt:i4>
      </vt:variant>
      <vt:variant>
        <vt:i4>59</vt:i4>
      </vt:variant>
      <vt:variant>
        <vt:i4>0</vt:i4>
      </vt:variant>
      <vt:variant>
        <vt:i4>5</vt:i4>
      </vt:variant>
      <vt:variant>
        <vt:lpwstr/>
      </vt:variant>
      <vt:variant>
        <vt:lpwstr>_Toc175647167</vt:lpwstr>
      </vt:variant>
      <vt:variant>
        <vt:i4>1507377</vt:i4>
      </vt:variant>
      <vt:variant>
        <vt:i4>53</vt:i4>
      </vt:variant>
      <vt:variant>
        <vt:i4>0</vt:i4>
      </vt:variant>
      <vt:variant>
        <vt:i4>5</vt:i4>
      </vt:variant>
      <vt:variant>
        <vt:lpwstr/>
      </vt:variant>
      <vt:variant>
        <vt:lpwstr>_Toc175647166</vt:lpwstr>
      </vt:variant>
      <vt:variant>
        <vt:i4>1507377</vt:i4>
      </vt:variant>
      <vt:variant>
        <vt:i4>47</vt:i4>
      </vt:variant>
      <vt:variant>
        <vt:i4>0</vt:i4>
      </vt:variant>
      <vt:variant>
        <vt:i4>5</vt:i4>
      </vt:variant>
      <vt:variant>
        <vt:lpwstr/>
      </vt:variant>
      <vt:variant>
        <vt:lpwstr>_Toc175647165</vt:lpwstr>
      </vt:variant>
      <vt:variant>
        <vt:i4>1507377</vt:i4>
      </vt:variant>
      <vt:variant>
        <vt:i4>41</vt:i4>
      </vt:variant>
      <vt:variant>
        <vt:i4>0</vt:i4>
      </vt:variant>
      <vt:variant>
        <vt:i4>5</vt:i4>
      </vt:variant>
      <vt:variant>
        <vt:lpwstr/>
      </vt:variant>
      <vt:variant>
        <vt:lpwstr>_Toc175647163</vt:lpwstr>
      </vt:variant>
      <vt:variant>
        <vt:i4>1507377</vt:i4>
      </vt:variant>
      <vt:variant>
        <vt:i4>35</vt:i4>
      </vt:variant>
      <vt:variant>
        <vt:i4>0</vt:i4>
      </vt:variant>
      <vt:variant>
        <vt:i4>5</vt:i4>
      </vt:variant>
      <vt:variant>
        <vt:lpwstr/>
      </vt:variant>
      <vt:variant>
        <vt:lpwstr>_Toc175647162</vt:lpwstr>
      </vt:variant>
      <vt:variant>
        <vt:i4>1507377</vt:i4>
      </vt:variant>
      <vt:variant>
        <vt:i4>29</vt:i4>
      </vt:variant>
      <vt:variant>
        <vt:i4>0</vt:i4>
      </vt:variant>
      <vt:variant>
        <vt:i4>5</vt:i4>
      </vt:variant>
      <vt:variant>
        <vt:lpwstr/>
      </vt:variant>
      <vt:variant>
        <vt:lpwstr>_Toc175647161</vt:lpwstr>
      </vt:variant>
      <vt:variant>
        <vt:i4>1507377</vt:i4>
      </vt:variant>
      <vt:variant>
        <vt:i4>23</vt:i4>
      </vt:variant>
      <vt:variant>
        <vt:i4>0</vt:i4>
      </vt:variant>
      <vt:variant>
        <vt:i4>5</vt:i4>
      </vt:variant>
      <vt:variant>
        <vt:lpwstr/>
      </vt:variant>
      <vt:variant>
        <vt:lpwstr>_Toc175647160</vt:lpwstr>
      </vt:variant>
      <vt:variant>
        <vt:i4>1310769</vt:i4>
      </vt:variant>
      <vt:variant>
        <vt:i4>17</vt:i4>
      </vt:variant>
      <vt:variant>
        <vt:i4>0</vt:i4>
      </vt:variant>
      <vt:variant>
        <vt:i4>5</vt:i4>
      </vt:variant>
      <vt:variant>
        <vt:lpwstr/>
      </vt:variant>
      <vt:variant>
        <vt:lpwstr>_Toc175647159</vt:lpwstr>
      </vt:variant>
      <vt:variant>
        <vt:i4>1310769</vt:i4>
      </vt:variant>
      <vt:variant>
        <vt:i4>11</vt:i4>
      </vt:variant>
      <vt:variant>
        <vt:i4>0</vt:i4>
      </vt:variant>
      <vt:variant>
        <vt:i4>5</vt:i4>
      </vt:variant>
      <vt:variant>
        <vt:lpwstr/>
      </vt:variant>
      <vt:variant>
        <vt:lpwstr>_Toc175647157</vt:lpwstr>
      </vt:variant>
      <vt:variant>
        <vt:i4>1310769</vt:i4>
      </vt:variant>
      <vt:variant>
        <vt:i4>5</vt:i4>
      </vt:variant>
      <vt:variant>
        <vt:i4>0</vt:i4>
      </vt:variant>
      <vt:variant>
        <vt:i4>5</vt:i4>
      </vt:variant>
      <vt:variant>
        <vt:lpwstr/>
      </vt:variant>
      <vt:variant>
        <vt:lpwstr>_Toc175647156</vt:lpwstr>
      </vt:variant>
      <vt:variant>
        <vt:i4>14</vt:i4>
      </vt:variant>
      <vt:variant>
        <vt:i4>0</vt:i4>
      </vt:variant>
      <vt:variant>
        <vt:i4>0</vt:i4>
      </vt:variant>
      <vt:variant>
        <vt:i4>5</vt:i4>
      </vt:variant>
      <vt:variant>
        <vt:lpwstr>https://digip.unibg.it/it</vt:lpwstr>
      </vt:variant>
      <vt:variant>
        <vt:lpwstr/>
      </vt:variant>
      <vt:variant>
        <vt:i4>7340078</vt:i4>
      </vt:variant>
      <vt:variant>
        <vt:i4>6</vt:i4>
      </vt:variant>
      <vt:variant>
        <vt:i4>0</vt:i4>
      </vt:variant>
      <vt:variant>
        <vt:i4>5</vt:i4>
      </vt:variant>
      <vt:variant>
        <vt:lpwstr>https://dinamico2.unibg.it/lazzari/pertesi.doc</vt:lpwstr>
      </vt:variant>
      <vt:variant>
        <vt:lpwstr/>
      </vt:variant>
      <vt:variant>
        <vt:i4>6815834</vt:i4>
      </vt:variant>
      <vt:variant>
        <vt:i4>3</vt:i4>
      </vt:variant>
      <vt:variant>
        <vt:i4>0</vt:i4>
      </vt:variant>
      <vt:variant>
        <vt:i4>5</vt:i4>
      </vt:variant>
      <vt:variant>
        <vt:lpwstr>https://dinamico2.unibg.it/lazzari/2223_sperimentale/perrelazione.pdf</vt:lpwstr>
      </vt:variant>
      <vt:variant>
        <vt:lpwstr/>
      </vt:variant>
      <vt:variant>
        <vt:i4>589881</vt:i4>
      </vt:variant>
      <vt:variant>
        <vt:i4>0</vt:i4>
      </vt:variant>
      <vt:variant>
        <vt:i4>0</vt:i4>
      </vt:variant>
      <vt:variant>
        <vt:i4>5</vt:i4>
      </vt:variant>
      <vt:variant>
        <vt:lpwstr>https://corsidilaurea.uniroma1.it/sites/default/files/allegati_laurearsi/miniguida_apa_style.pdf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Longhi</dc:creator>
  <cp:keywords/>
  <dc:description/>
  <cp:lastModifiedBy>LARA LONGHI</cp:lastModifiedBy>
  <cp:revision>4</cp:revision>
  <cp:lastPrinted>2024-08-29T17:49:00Z</cp:lastPrinted>
  <dcterms:created xsi:type="dcterms:W3CDTF">2024-08-29T16:50:00Z</dcterms:created>
  <dcterms:modified xsi:type="dcterms:W3CDTF">2024-08-29T17:49:00Z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0x010100E555C08C2CCDF64E98B35A685B60EA01</vt:lpwstr>
  </property>
</Properties>
</file>